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1D35" w14:textId="2FBC57EB" w:rsidR="00683D42" w:rsidRDefault="00212406" w:rsidP="001507B6">
      <w:pPr>
        <w:jc w:val="center"/>
        <w:rPr>
          <w:b/>
          <w:sz w:val="52"/>
        </w:rPr>
      </w:pPr>
      <w:r>
        <w:rPr>
          <w:noProof/>
        </w:rPr>
        <w:drawing>
          <wp:inline distT="0" distB="0" distL="0" distR="0" wp14:anchorId="6785A457" wp14:editId="673C2034">
            <wp:extent cx="5943600" cy="6036310"/>
            <wp:effectExtent l="0" t="0" r="0" b="2540"/>
            <wp:docPr id="5721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3125" name=""/>
                    <pic:cNvPicPr/>
                  </pic:nvPicPr>
                  <pic:blipFill>
                    <a:blip r:embed="rId8"/>
                    <a:stretch>
                      <a:fillRect/>
                    </a:stretch>
                  </pic:blipFill>
                  <pic:spPr>
                    <a:xfrm>
                      <a:off x="0" y="0"/>
                      <a:ext cx="5943600" cy="6036310"/>
                    </a:xfrm>
                    <a:prstGeom prst="rect">
                      <a:avLst/>
                    </a:prstGeom>
                  </pic:spPr>
                </pic:pic>
              </a:graphicData>
            </a:graphic>
          </wp:inline>
        </w:drawing>
      </w:r>
    </w:p>
    <w:p w14:paraId="729E5F2E" w14:textId="77777777" w:rsidR="001C7881" w:rsidRPr="0098734B" w:rsidRDefault="00414E79" w:rsidP="001507B6">
      <w:pPr>
        <w:pStyle w:val="Title"/>
        <w:rPr>
          <w:sz w:val="64"/>
          <w:szCs w:val="64"/>
        </w:rPr>
      </w:pPr>
      <w:r w:rsidRPr="0098734B">
        <w:rPr>
          <w:sz w:val="64"/>
          <w:szCs w:val="64"/>
        </w:rPr>
        <w:t>Reconstruction-Grade eDiscovery</w:t>
      </w:r>
    </w:p>
    <w:p w14:paraId="40B65B53" w14:textId="77777777" w:rsidR="001C7881" w:rsidRPr="001507B6" w:rsidRDefault="00414E79" w:rsidP="005F01BC">
      <w:pPr>
        <w:jc w:val="both"/>
        <w:rPr>
          <w:color w:val="4F6228" w:themeColor="accent3" w:themeShade="80"/>
        </w:rPr>
      </w:pPr>
      <w:r w:rsidRPr="001507B6">
        <w:rPr>
          <w:b/>
          <w:color w:val="4F6228" w:themeColor="accent3" w:themeShade="80"/>
          <w:sz w:val="28"/>
        </w:rPr>
        <w:t>The System of Record for Modern Collaborative Evidence</w:t>
      </w:r>
    </w:p>
    <w:p w14:paraId="73434623" w14:textId="77777777" w:rsidR="0098734B" w:rsidRDefault="0098734B" w:rsidP="005F01BC">
      <w:pPr>
        <w:jc w:val="both"/>
        <w:rPr>
          <w:sz w:val="22"/>
        </w:rPr>
      </w:pPr>
    </w:p>
    <w:p w14:paraId="0B2747D8" w14:textId="6CA0E377" w:rsidR="001C7881" w:rsidRDefault="00414E79" w:rsidP="005F01BC">
      <w:pPr>
        <w:jc w:val="both"/>
      </w:pPr>
      <w:r>
        <w:rPr>
          <w:sz w:val="22"/>
        </w:rPr>
        <w:t>Draft for Standards Discussion • Version 0.</w:t>
      </w:r>
      <w:r w:rsidR="00FC3C1B">
        <w:rPr>
          <w:sz w:val="22"/>
        </w:rPr>
        <w:t>5</w:t>
      </w:r>
      <w:r>
        <w:rPr>
          <w:sz w:val="22"/>
        </w:rPr>
        <w:t xml:space="preserve"> • February 2</w:t>
      </w:r>
      <w:r w:rsidR="00D50BEC">
        <w:rPr>
          <w:sz w:val="22"/>
        </w:rPr>
        <w:t>8</w:t>
      </w:r>
      <w:r>
        <w:rPr>
          <w:sz w:val="22"/>
        </w:rPr>
        <w:t>, 2026</w:t>
      </w:r>
    </w:p>
    <w:p w14:paraId="7CFBDAFE" w14:textId="77777777" w:rsidR="001C7881" w:rsidRDefault="00556074" w:rsidP="005F01BC">
      <w:pPr>
        <w:jc w:val="both"/>
      </w:pPr>
      <w:r>
        <w:t>Author: Peter Kozak/Brandon D’Agostino</w:t>
      </w:r>
    </w:p>
    <w:p w14:paraId="650D44F2" w14:textId="77777777" w:rsidR="00556074" w:rsidRDefault="00556074" w:rsidP="005F01BC">
      <w:pPr>
        <w:jc w:val="both"/>
      </w:pPr>
    </w:p>
    <w:p w14:paraId="491AEFB9" w14:textId="10139A26" w:rsidR="0098734B" w:rsidRDefault="00414E79" w:rsidP="005F01BC">
      <w:pPr>
        <w:jc w:val="both"/>
        <w:rPr>
          <w:i/>
          <w:sz w:val="20"/>
        </w:rPr>
      </w:pPr>
      <w:r>
        <w:rPr>
          <w:i/>
          <w:sz w:val="20"/>
        </w:rPr>
        <w:t>This document proposes an architectural standard. It is not legal advice.</w:t>
      </w:r>
    </w:p>
    <w:sdt>
      <w:sdtPr>
        <w:rPr>
          <w:rFonts w:asciiTheme="minorHAnsi" w:eastAsiaTheme="minorEastAsia" w:hAnsiTheme="minorHAnsi" w:cstheme="minorBidi"/>
          <w:color w:val="auto"/>
          <w:sz w:val="21"/>
          <w:szCs w:val="21"/>
        </w:rPr>
        <w:id w:val="1196587147"/>
        <w:docPartObj>
          <w:docPartGallery w:val="Table of Contents"/>
          <w:docPartUnique/>
        </w:docPartObj>
      </w:sdtPr>
      <w:sdtEndPr>
        <w:rPr>
          <w:b/>
          <w:bCs/>
          <w:noProof/>
        </w:rPr>
      </w:sdtEndPr>
      <w:sdtContent>
        <w:p w14:paraId="296B770E" w14:textId="77777777" w:rsidR="00683D42" w:rsidRDefault="00683D42" w:rsidP="005F01BC">
          <w:pPr>
            <w:pStyle w:val="TOCHeading"/>
            <w:jc w:val="both"/>
          </w:pPr>
          <w:r>
            <w:t>Contents</w:t>
          </w:r>
        </w:p>
        <w:p w14:paraId="3364D344" w14:textId="20EE3B90" w:rsidR="0098734B" w:rsidRDefault="00683D42">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3157421" w:history="1">
            <w:r w:rsidR="0098734B" w:rsidRPr="004A79C4">
              <w:rPr>
                <w:rStyle w:val="Hyperlink"/>
                <w:noProof/>
              </w:rPr>
              <w:t>Executive Summary</w:t>
            </w:r>
            <w:r w:rsidR="0098734B">
              <w:rPr>
                <w:noProof/>
                <w:webHidden/>
              </w:rPr>
              <w:tab/>
            </w:r>
            <w:r w:rsidR="0098734B">
              <w:rPr>
                <w:noProof/>
                <w:webHidden/>
              </w:rPr>
              <w:fldChar w:fldCharType="begin"/>
            </w:r>
            <w:r w:rsidR="0098734B">
              <w:rPr>
                <w:noProof/>
                <w:webHidden/>
              </w:rPr>
              <w:instrText xml:space="preserve"> PAGEREF _Toc223157421 \h </w:instrText>
            </w:r>
            <w:r w:rsidR="0098734B">
              <w:rPr>
                <w:noProof/>
                <w:webHidden/>
              </w:rPr>
            </w:r>
            <w:r w:rsidR="0098734B">
              <w:rPr>
                <w:noProof/>
                <w:webHidden/>
              </w:rPr>
              <w:fldChar w:fldCharType="separate"/>
            </w:r>
            <w:r w:rsidR="00A10686">
              <w:rPr>
                <w:noProof/>
                <w:webHidden/>
              </w:rPr>
              <w:t>5</w:t>
            </w:r>
            <w:r w:rsidR="0098734B">
              <w:rPr>
                <w:noProof/>
                <w:webHidden/>
              </w:rPr>
              <w:fldChar w:fldCharType="end"/>
            </w:r>
          </w:hyperlink>
        </w:p>
        <w:p w14:paraId="3E09A27B" w14:textId="4DE7688B" w:rsidR="0098734B" w:rsidRDefault="0098734B">
          <w:pPr>
            <w:pStyle w:val="TOC2"/>
            <w:tabs>
              <w:tab w:val="right" w:leader="dot" w:pos="9350"/>
            </w:tabs>
            <w:rPr>
              <w:noProof/>
              <w:kern w:val="2"/>
              <w:sz w:val="24"/>
              <w:szCs w:val="24"/>
              <w14:ligatures w14:val="standardContextual"/>
            </w:rPr>
          </w:pPr>
          <w:hyperlink w:anchor="_Toc223157422" w:history="1">
            <w:r w:rsidRPr="004A79C4">
              <w:rPr>
                <w:rStyle w:val="Hyperlink"/>
                <w:noProof/>
              </w:rPr>
              <w:t>A Working Definition</w:t>
            </w:r>
            <w:r>
              <w:rPr>
                <w:noProof/>
                <w:webHidden/>
              </w:rPr>
              <w:tab/>
            </w:r>
            <w:r>
              <w:rPr>
                <w:noProof/>
                <w:webHidden/>
              </w:rPr>
              <w:fldChar w:fldCharType="begin"/>
            </w:r>
            <w:r>
              <w:rPr>
                <w:noProof/>
                <w:webHidden/>
              </w:rPr>
              <w:instrText xml:space="preserve"> PAGEREF _Toc223157422 \h </w:instrText>
            </w:r>
            <w:r>
              <w:rPr>
                <w:noProof/>
                <w:webHidden/>
              </w:rPr>
            </w:r>
            <w:r>
              <w:rPr>
                <w:noProof/>
                <w:webHidden/>
              </w:rPr>
              <w:fldChar w:fldCharType="separate"/>
            </w:r>
            <w:r w:rsidR="00A10686">
              <w:rPr>
                <w:noProof/>
                <w:webHidden/>
              </w:rPr>
              <w:t>6</w:t>
            </w:r>
            <w:r>
              <w:rPr>
                <w:noProof/>
                <w:webHidden/>
              </w:rPr>
              <w:fldChar w:fldCharType="end"/>
            </w:r>
          </w:hyperlink>
        </w:p>
        <w:p w14:paraId="12AB2D2A" w14:textId="0FB11DC8" w:rsidR="0098734B" w:rsidRDefault="0098734B">
          <w:pPr>
            <w:pStyle w:val="TOC2"/>
            <w:tabs>
              <w:tab w:val="right" w:leader="dot" w:pos="9350"/>
            </w:tabs>
            <w:rPr>
              <w:noProof/>
              <w:kern w:val="2"/>
              <w:sz w:val="24"/>
              <w:szCs w:val="24"/>
              <w14:ligatures w14:val="standardContextual"/>
            </w:rPr>
          </w:pPr>
          <w:hyperlink w:anchor="_Toc223157423" w:history="1">
            <w:r w:rsidRPr="004A79C4">
              <w:rPr>
                <w:rStyle w:val="Hyperlink"/>
                <w:noProof/>
              </w:rPr>
              <w:t>What This Standard Changes</w:t>
            </w:r>
            <w:r>
              <w:rPr>
                <w:noProof/>
                <w:webHidden/>
              </w:rPr>
              <w:tab/>
            </w:r>
            <w:r>
              <w:rPr>
                <w:noProof/>
                <w:webHidden/>
              </w:rPr>
              <w:fldChar w:fldCharType="begin"/>
            </w:r>
            <w:r>
              <w:rPr>
                <w:noProof/>
                <w:webHidden/>
              </w:rPr>
              <w:instrText xml:space="preserve"> PAGEREF _Toc223157423 \h </w:instrText>
            </w:r>
            <w:r>
              <w:rPr>
                <w:noProof/>
                <w:webHidden/>
              </w:rPr>
            </w:r>
            <w:r>
              <w:rPr>
                <w:noProof/>
                <w:webHidden/>
              </w:rPr>
              <w:fldChar w:fldCharType="separate"/>
            </w:r>
            <w:r w:rsidR="00A10686">
              <w:rPr>
                <w:noProof/>
                <w:webHidden/>
              </w:rPr>
              <w:t>6</w:t>
            </w:r>
            <w:r>
              <w:rPr>
                <w:noProof/>
                <w:webHidden/>
              </w:rPr>
              <w:fldChar w:fldCharType="end"/>
            </w:r>
          </w:hyperlink>
        </w:p>
        <w:p w14:paraId="4BF06DFD" w14:textId="06A46A40" w:rsidR="0098734B" w:rsidRDefault="0098734B">
          <w:pPr>
            <w:pStyle w:val="TOC1"/>
            <w:tabs>
              <w:tab w:val="right" w:leader="dot" w:pos="9350"/>
            </w:tabs>
            <w:rPr>
              <w:noProof/>
              <w:kern w:val="2"/>
              <w:sz w:val="24"/>
              <w:szCs w:val="24"/>
              <w14:ligatures w14:val="standardContextual"/>
            </w:rPr>
          </w:pPr>
          <w:hyperlink w:anchor="_Toc223157424" w:history="1">
            <w:r w:rsidRPr="004A79C4">
              <w:rPr>
                <w:rStyle w:val="Hyperlink"/>
                <w:noProof/>
                <w:lang w:val="fr-FR"/>
              </w:rPr>
              <w:t>0. Scope, Non-Goals, and Document Conventions</w:t>
            </w:r>
            <w:r>
              <w:rPr>
                <w:noProof/>
                <w:webHidden/>
              </w:rPr>
              <w:tab/>
            </w:r>
            <w:r>
              <w:rPr>
                <w:noProof/>
                <w:webHidden/>
              </w:rPr>
              <w:fldChar w:fldCharType="begin"/>
            </w:r>
            <w:r>
              <w:rPr>
                <w:noProof/>
                <w:webHidden/>
              </w:rPr>
              <w:instrText xml:space="preserve"> PAGEREF _Toc223157424 \h </w:instrText>
            </w:r>
            <w:r>
              <w:rPr>
                <w:noProof/>
                <w:webHidden/>
              </w:rPr>
            </w:r>
            <w:r>
              <w:rPr>
                <w:noProof/>
                <w:webHidden/>
              </w:rPr>
              <w:fldChar w:fldCharType="separate"/>
            </w:r>
            <w:r w:rsidR="00A10686">
              <w:rPr>
                <w:noProof/>
                <w:webHidden/>
              </w:rPr>
              <w:t>7</w:t>
            </w:r>
            <w:r>
              <w:rPr>
                <w:noProof/>
                <w:webHidden/>
              </w:rPr>
              <w:fldChar w:fldCharType="end"/>
            </w:r>
          </w:hyperlink>
        </w:p>
        <w:p w14:paraId="61B8528F" w14:textId="7290B67A" w:rsidR="0098734B" w:rsidRDefault="0098734B">
          <w:pPr>
            <w:pStyle w:val="TOC2"/>
            <w:tabs>
              <w:tab w:val="right" w:leader="dot" w:pos="9350"/>
            </w:tabs>
            <w:rPr>
              <w:noProof/>
              <w:kern w:val="2"/>
              <w:sz w:val="24"/>
              <w:szCs w:val="24"/>
              <w14:ligatures w14:val="standardContextual"/>
            </w:rPr>
          </w:pPr>
          <w:hyperlink w:anchor="_Toc223157425" w:history="1">
            <w:r w:rsidRPr="004A79C4">
              <w:rPr>
                <w:rStyle w:val="Hyperlink"/>
                <w:noProof/>
                <w:lang w:val="fr-FR"/>
              </w:rPr>
              <w:t>0.1 Scope</w:t>
            </w:r>
            <w:r>
              <w:rPr>
                <w:noProof/>
                <w:webHidden/>
              </w:rPr>
              <w:tab/>
            </w:r>
            <w:r>
              <w:rPr>
                <w:noProof/>
                <w:webHidden/>
              </w:rPr>
              <w:fldChar w:fldCharType="begin"/>
            </w:r>
            <w:r>
              <w:rPr>
                <w:noProof/>
                <w:webHidden/>
              </w:rPr>
              <w:instrText xml:space="preserve"> PAGEREF _Toc223157425 \h </w:instrText>
            </w:r>
            <w:r>
              <w:rPr>
                <w:noProof/>
                <w:webHidden/>
              </w:rPr>
            </w:r>
            <w:r>
              <w:rPr>
                <w:noProof/>
                <w:webHidden/>
              </w:rPr>
              <w:fldChar w:fldCharType="separate"/>
            </w:r>
            <w:r w:rsidR="00A10686">
              <w:rPr>
                <w:noProof/>
                <w:webHidden/>
              </w:rPr>
              <w:t>7</w:t>
            </w:r>
            <w:r>
              <w:rPr>
                <w:noProof/>
                <w:webHidden/>
              </w:rPr>
              <w:fldChar w:fldCharType="end"/>
            </w:r>
          </w:hyperlink>
        </w:p>
        <w:p w14:paraId="77441502" w14:textId="2EA96EBD" w:rsidR="0098734B" w:rsidRDefault="0098734B">
          <w:pPr>
            <w:pStyle w:val="TOC2"/>
            <w:tabs>
              <w:tab w:val="right" w:leader="dot" w:pos="9350"/>
            </w:tabs>
            <w:rPr>
              <w:noProof/>
              <w:kern w:val="2"/>
              <w:sz w:val="24"/>
              <w:szCs w:val="24"/>
              <w14:ligatures w14:val="standardContextual"/>
            </w:rPr>
          </w:pPr>
          <w:hyperlink w:anchor="_Toc223157426" w:history="1">
            <w:r w:rsidRPr="004A79C4">
              <w:rPr>
                <w:rStyle w:val="Hyperlink"/>
                <w:noProof/>
              </w:rPr>
              <w:t>0.2 Non-Goals (Out of Scope)</w:t>
            </w:r>
            <w:r>
              <w:rPr>
                <w:noProof/>
                <w:webHidden/>
              </w:rPr>
              <w:tab/>
            </w:r>
            <w:r>
              <w:rPr>
                <w:noProof/>
                <w:webHidden/>
              </w:rPr>
              <w:fldChar w:fldCharType="begin"/>
            </w:r>
            <w:r>
              <w:rPr>
                <w:noProof/>
                <w:webHidden/>
              </w:rPr>
              <w:instrText xml:space="preserve"> PAGEREF _Toc223157426 \h </w:instrText>
            </w:r>
            <w:r>
              <w:rPr>
                <w:noProof/>
                <w:webHidden/>
              </w:rPr>
            </w:r>
            <w:r>
              <w:rPr>
                <w:noProof/>
                <w:webHidden/>
              </w:rPr>
              <w:fldChar w:fldCharType="separate"/>
            </w:r>
            <w:r w:rsidR="00A10686">
              <w:rPr>
                <w:noProof/>
                <w:webHidden/>
              </w:rPr>
              <w:t>7</w:t>
            </w:r>
            <w:r>
              <w:rPr>
                <w:noProof/>
                <w:webHidden/>
              </w:rPr>
              <w:fldChar w:fldCharType="end"/>
            </w:r>
          </w:hyperlink>
        </w:p>
        <w:p w14:paraId="09E6DE7F" w14:textId="5DA71F07" w:rsidR="0098734B" w:rsidRDefault="0098734B">
          <w:pPr>
            <w:pStyle w:val="TOC2"/>
            <w:tabs>
              <w:tab w:val="right" w:leader="dot" w:pos="9350"/>
            </w:tabs>
            <w:rPr>
              <w:noProof/>
              <w:kern w:val="2"/>
              <w:sz w:val="24"/>
              <w:szCs w:val="24"/>
              <w14:ligatures w14:val="standardContextual"/>
            </w:rPr>
          </w:pPr>
          <w:hyperlink w:anchor="_Toc223157427" w:history="1">
            <w:r w:rsidRPr="004A79C4">
              <w:rPr>
                <w:rStyle w:val="Hyperlink"/>
                <w:noProof/>
              </w:rPr>
              <w:t>0.3 Threat Model (What This Standard Is Designed to Withstand)</w:t>
            </w:r>
            <w:r>
              <w:rPr>
                <w:noProof/>
                <w:webHidden/>
              </w:rPr>
              <w:tab/>
            </w:r>
            <w:r>
              <w:rPr>
                <w:noProof/>
                <w:webHidden/>
              </w:rPr>
              <w:fldChar w:fldCharType="begin"/>
            </w:r>
            <w:r>
              <w:rPr>
                <w:noProof/>
                <w:webHidden/>
              </w:rPr>
              <w:instrText xml:space="preserve"> PAGEREF _Toc223157427 \h </w:instrText>
            </w:r>
            <w:r>
              <w:rPr>
                <w:noProof/>
                <w:webHidden/>
              </w:rPr>
            </w:r>
            <w:r>
              <w:rPr>
                <w:noProof/>
                <w:webHidden/>
              </w:rPr>
              <w:fldChar w:fldCharType="separate"/>
            </w:r>
            <w:r w:rsidR="00A10686">
              <w:rPr>
                <w:noProof/>
                <w:webHidden/>
              </w:rPr>
              <w:t>7</w:t>
            </w:r>
            <w:r>
              <w:rPr>
                <w:noProof/>
                <w:webHidden/>
              </w:rPr>
              <w:fldChar w:fldCharType="end"/>
            </w:r>
          </w:hyperlink>
        </w:p>
        <w:p w14:paraId="78F26FD8" w14:textId="0DDE9E51" w:rsidR="0098734B" w:rsidRDefault="0098734B">
          <w:pPr>
            <w:pStyle w:val="TOC2"/>
            <w:tabs>
              <w:tab w:val="right" w:leader="dot" w:pos="9350"/>
            </w:tabs>
            <w:rPr>
              <w:noProof/>
              <w:kern w:val="2"/>
              <w:sz w:val="24"/>
              <w:szCs w:val="24"/>
              <w14:ligatures w14:val="standardContextual"/>
            </w:rPr>
          </w:pPr>
          <w:hyperlink w:anchor="_Toc223157428" w:history="1">
            <w:r w:rsidRPr="004A79C4">
              <w:rPr>
                <w:rStyle w:val="Hyperlink"/>
                <w:noProof/>
              </w:rPr>
              <w:t>0.4 Normative Language</w:t>
            </w:r>
            <w:r>
              <w:rPr>
                <w:noProof/>
                <w:webHidden/>
              </w:rPr>
              <w:tab/>
            </w:r>
            <w:r>
              <w:rPr>
                <w:noProof/>
                <w:webHidden/>
              </w:rPr>
              <w:fldChar w:fldCharType="begin"/>
            </w:r>
            <w:r>
              <w:rPr>
                <w:noProof/>
                <w:webHidden/>
              </w:rPr>
              <w:instrText xml:space="preserve"> PAGEREF _Toc223157428 \h </w:instrText>
            </w:r>
            <w:r>
              <w:rPr>
                <w:noProof/>
                <w:webHidden/>
              </w:rPr>
            </w:r>
            <w:r>
              <w:rPr>
                <w:noProof/>
                <w:webHidden/>
              </w:rPr>
              <w:fldChar w:fldCharType="separate"/>
            </w:r>
            <w:r w:rsidR="00A10686">
              <w:rPr>
                <w:noProof/>
                <w:webHidden/>
              </w:rPr>
              <w:t>7</w:t>
            </w:r>
            <w:r>
              <w:rPr>
                <w:noProof/>
                <w:webHidden/>
              </w:rPr>
              <w:fldChar w:fldCharType="end"/>
            </w:r>
          </w:hyperlink>
        </w:p>
        <w:p w14:paraId="07B9BD24" w14:textId="423E490A" w:rsidR="0098734B" w:rsidRDefault="0098734B">
          <w:pPr>
            <w:pStyle w:val="TOC1"/>
            <w:tabs>
              <w:tab w:val="right" w:leader="dot" w:pos="9350"/>
            </w:tabs>
            <w:rPr>
              <w:noProof/>
              <w:kern w:val="2"/>
              <w:sz w:val="24"/>
              <w:szCs w:val="24"/>
              <w14:ligatures w14:val="standardContextual"/>
            </w:rPr>
          </w:pPr>
          <w:hyperlink w:anchor="_Toc223157429" w:history="1">
            <w:r w:rsidRPr="004A79C4">
              <w:rPr>
                <w:rStyle w:val="Hyperlink"/>
                <w:noProof/>
              </w:rPr>
              <w:t>1. The Structural Shift in Evidence Behavior</w:t>
            </w:r>
            <w:r>
              <w:rPr>
                <w:noProof/>
                <w:webHidden/>
              </w:rPr>
              <w:tab/>
            </w:r>
            <w:r>
              <w:rPr>
                <w:noProof/>
                <w:webHidden/>
              </w:rPr>
              <w:fldChar w:fldCharType="begin"/>
            </w:r>
            <w:r>
              <w:rPr>
                <w:noProof/>
                <w:webHidden/>
              </w:rPr>
              <w:instrText xml:space="preserve"> PAGEREF _Toc223157429 \h </w:instrText>
            </w:r>
            <w:r>
              <w:rPr>
                <w:noProof/>
                <w:webHidden/>
              </w:rPr>
            </w:r>
            <w:r>
              <w:rPr>
                <w:noProof/>
                <w:webHidden/>
              </w:rPr>
              <w:fldChar w:fldCharType="separate"/>
            </w:r>
            <w:r w:rsidR="00A10686">
              <w:rPr>
                <w:noProof/>
                <w:webHidden/>
              </w:rPr>
              <w:t>8</w:t>
            </w:r>
            <w:r>
              <w:rPr>
                <w:noProof/>
                <w:webHidden/>
              </w:rPr>
              <w:fldChar w:fldCharType="end"/>
            </w:r>
          </w:hyperlink>
        </w:p>
        <w:p w14:paraId="7B99B15E" w14:textId="07434F07" w:rsidR="0098734B" w:rsidRDefault="0098734B">
          <w:pPr>
            <w:pStyle w:val="TOC2"/>
            <w:tabs>
              <w:tab w:val="right" w:leader="dot" w:pos="9350"/>
            </w:tabs>
            <w:rPr>
              <w:noProof/>
              <w:kern w:val="2"/>
              <w:sz w:val="24"/>
              <w:szCs w:val="24"/>
              <w14:ligatures w14:val="standardContextual"/>
            </w:rPr>
          </w:pPr>
          <w:hyperlink w:anchor="_Toc223157430" w:history="1">
            <w:r w:rsidRPr="004A79C4">
              <w:rPr>
                <w:rStyle w:val="Hyperlink"/>
                <w:noProof/>
              </w:rPr>
              <w:t>1.1 The Core Assumptions That No Longer Hold</w:t>
            </w:r>
            <w:r>
              <w:rPr>
                <w:noProof/>
                <w:webHidden/>
              </w:rPr>
              <w:tab/>
            </w:r>
            <w:r>
              <w:rPr>
                <w:noProof/>
                <w:webHidden/>
              </w:rPr>
              <w:fldChar w:fldCharType="begin"/>
            </w:r>
            <w:r>
              <w:rPr>
                <w:noProof/>
                <w:webHidden/>
              </w:rPr>
              <w:instrText xml:space="preserve"> PAGEREF _Toc223157430 \h </w:instrText>
            </w:r>
            <w:r>
              <w:rPr>
                <w:noProof/>
                <w:webHidden/>
              </w:rPr>
            </w:r>
            <w:r>
              <w:rPr>
                <w:noProof/>
                <w:webHidden/>
              </w:rPr>
              <w:fldChar w:fldCharType="separate"/>
            </w:r>
            <w:r w:rsidR="00A10686">
              <w:rPr>
                <w:noProof/>
                <w:webHidden/>
              </w:rPr>
              <w:t>8</w:t>
            </w:r>
            <w:r>
              <w:rPr>
                <w:noProof/>
                <w:webHidden/>
              </w:rPr>
              <w:fldChar w:fldCharType="end"/>
            </w:r>
          </w:hyperlink>
        </w:p>
        <w:p w14:paraId="52365231" w14:textId="50C0CC97" w:rsidR="0098734B" w:rsidRDefault="0098734B">
          <w:pPr>
            <w:pStyle w:val="TOC2"/>
            <w:tabs>
              <w:tab w:val="right" w:leader="dot" w:pos="9350"/>
            </w:tabs>
            <w:rPr>
              <w:noProof/>
              <w:kern w:val="2"/>
              <w:sz w:val="24"/>
              <w:szCs w:val="24"/>
              <w14:ligatures w14:val="standardContextual"/>
            </w:rPr>
          </w:pPr>
          <w:hyperlink w:anchor="_Toc223157431" w:history="1">
            <w:r w:rsidRPr="004A79C4">
              <w:rPr>
                <w:rStyle w:val="Hyperlink"/>
                <w:noProof/>
              </w:rPr>
              <w:t>1.2 Hyperlinks Replaced Attachments</w:t>
            </w:r>
            <w:r>
              <w:rPr>
                <w:noProof/>
                <w:webHidden/>
              </w:rPr>
              <w:tab/>
            </w:r>
            <w:r>
              <w:rPr>
                <w:noProof/>
                <w:webHidden/>
              </w:rPr>
              <w:fldChar w:fldCharType="begin"/>
            </w:r>
            <w:r>
              <w:rPr>
                <w:noProof/>
                <w:webHidden/>
              </w:rPr>
              <w:instrText xml:space="preserve"> PAGEREF _Toc223157431 \h </w:instrText>
            </w:r>
            <w:r>
              <w:rPr>
                <w:noProof/>
                <w:webHidden/>
              </w:rPr>
            </w:r>
            <w:r>
              <w:rPr>
                <w:noProof/>
                <w:webHidden/>
              </w:rPr>
              <w:fldChar w:fldCharType="separate"/>
            </w:r>
            <w:r w:rsidR="00A10686">
              <w:rPr>
                <w:noProof/>
                <w:webHidden/>
              </w:rPr>
              <w:t>8</w:t>
            </w:r>
            <w:r>
              <w:rPr>
                <w:noProof/>
                <w:webHidden/>
              </w:rPr>
              <w:fldChar w:fldCharType="end"/>
            </w:r>
          </w:hyperlink>
        </w:p>
        <w:p w14:paraId="08FC0323" w14:textId="2DBE355B" w:rsidR="0098734B" w:rsidRDefault="0098734B">
          <w:pPr>
            <w:pStyle w:val="TOC2"/>
            <w:tabs>
              <w:tab w:val="right" w:leader="dot" w:pos="9350"/>
            </w:tabs>
            <w:rPr>
              <w:noProof/>
              <w:kern w:val="2"/>
              <w:sz w:val="24"/>
              <w:szCs w:val="24"/>
              <w14:ligatures w14:val="standardContextual"/>
            </w:rPr>
          </w:pPr>
          <w:hyperlink w:anchor="_Toc223157432" w:history="1">
            <w:r w:rsidRPr="004A79C4">
              <w:rPr>
                <w:rStyle w:val="Hyperlink"/>
                <w:noProof/>
              </w:rPr>
              <w:t>1.3 Version Lineage Is Now Evidentiary</w:t>
            </w:r>
            <w:r>
              <w:rPr>
                <w:noProof/>
                <w:webHidden/>
              </w:rPr>
              <w:tab/>
            </w:r>
            <w:r>
              <w:rPr>
                <w:noProof/>
                <w:webHidden/>
              </w:rPr>
              <w:fldChar w:fldCharType="begin"/>
            </w:r>
            <w:r>
              <w:rPr>
                <w:noProof/>
                <w:webHidden/>
              </w:rPr>
              <w:instrText xml:space="preserve"> PAGEREF _Toc223157432 \h </w:instrText>
            </w:r>
            <w:r>
              <w:rPr>
                <w:noProof/>
                <w:webHidden/>
              </w:rPr>
            </w:r>
            <w:r>
              <w:rPr>
                <w:noProof/>
                <w:webHidden/>
              </w:rPr>
              <w:fldChar w:fldCharType="separate"/>
            </w:r>
            <w:r w:rsidR="00A10686">
              <w:rPr>
                <w:noProof/>
                <w:webHidden/>
              </w:rPr>
              <w:t>9</w:t>
            </w:r>
            <w:r>
              <w:rPr>
                <w:noProof/>
                <w:webHidden/>
              </w:rPr>
              <w:fldChar w:fldCharType="end"/>
            </w:r>
          </w:hyperlink>
        </w:p>
        <w:p w14:paraId="47110751" w14:textId="40032807" w:rsidR="0098734B" w:rsidRDefault="0098734B">
          <w:pPr>
            <w:pStyle w:val="TOC2"/>
            <w:tabs>
              <w:tab w:val="right" w:leader="dot" w:pos="9350"/>
            </w:tabs>
            <w:rPr>
              <w:noProof/>
              <w:kern w:val="2"/>
              <w:sz w:val="24"/>
              <w:szCs w:val="24"/>
              <w14:ligatures w14:val="standardContextual"/>
            </w:rPr>
          </w:pPr>
          <w:hyperlink w:anchor="_Toc223157433" w:history="1">
            <w:r w:rsidRPr="004A79C4">
              <w:rPr>
                <w:rStyle w:val="Hyperlink"/>
                <w:noProof/>
              </w:rPr>
              <w:t>1.4 Identity Drift and the Static Custodian Myth</w:t>
            </w:r>
            <w:r>
              <w:rPr>
                <w:noProof/>
                <w:webHidden/>
              </w:rPr>
              <w:tab/>
            </w:r>
            <w:r>
              <w:rPr>
                <w:noProof/>
                <w:webHidden/>
              </w:rPr>
              <w:fldChar w:fldCharType="begin"/>
            </w:r>
            <w:r>
              <w:rPr>
                <w:noProof/>
                <w:webHidden/>
              </w:rPr>
              <w:instrText xml:space="preserve"> PAGEREF _Toc223157433 \h </w:instrText>
            </w:r>
            <w:r>
              <w:rPr>
                <w:noProof/>
                <w:webHidden/>
              </w:rPr>
            </w:r>
            <w:r>
              <w:rPr>
                <w:noProof/>
                <w:webHidden/>
              </w:rPr>
              <w:fldChar w:fldCharType="separate"/>
            </w:r>
            <w:r w:rsidR="00A10686">
              <w:rPr>
                <w:noProof/>
                <w:webHidden/>
              </w:rPr>
              <w:t>9</w:t>
            </w:r>
            <w:r>
              <w:rPr>
                <w:noProof/>
                <w:webHidden/>
              </w:rPr>
              <w:fldChar w:fldCharType="end"/>
            </w:r>
          </w:hyperlink>
        </w:p>
        <w:p w14:paraId="735291B4" w14:textId="6C770C7B" w:rsidR="0098734B" w:rsidRDefault="0098734B">
          <w:pPr>
            <w:pStyle w:val="TOC2"/>
            <w:tabs>
              <w:tab w:val="right" w:leader="dot" w:pos="9350"/>
            </w:tabs>
            <w:rPr>
              <w:noProof/>
              <w:kern w:val="2"/>
              <w:sz w:val="24"/>
              <w:szCs w:val="24"/>
              <w14:ligatures w14:val="standardContextual"/>
            </w:rPr>
          </w:pPr>
          <w:hyperlink w:anchor="_Toc223157434" w:history="1">
            <w:r w:rsidRPr="004A79C4">
              <w:rPr>
                <w:rStyle w:val="Hyperlink"/>
                <w:noProof/>
              </w:rPr>
              <w:t>1.5 Permissions Are Not Proof of Behavior</w:t>
            </w:r>
            <w:r>
              <w:rPr>
                <w:noProof/>
                <w:webHidden/>
              </w:rPr>
              <w:tab/>
            </w:r>
            <w:r>
              <w:rPr>
                <w:noProof/>
                <w:webHidden/>
              </w:rPr>
              <w:fldChar w:fldCharType="begin"/>
            </w:r>
            <w:r>
              <w:rPr>
                <w:noProof/>
                <w:webHidden/>
              </w:rPr>
              <w:instrText xml:space="preserve"> PAGEREF _Toc223157434 \h </w:instrText>
            </w:r>
            <w:r>
              <w:rPr>
                <w:noProof/>
                <w:webHidden/>
              </w:rPr>
            </w:r>
            <w:r>
              <w:rPr>
                <w:noProof/>
                <w:webHidden/>
              </w:rPr>
              <w:fldChar w:fldCharType="separate"/>
            </w:r>
            <w:r w:rsidR="00A10686">
              <w:rPr>
                <w:noProof/>
                <w:webHidden/>
              </w:rPr>
              <w:t>10</w:t>
            </w:r>
            <w:r>
              <w:rPr>
                <w:noProof/>
                <w:webHidden/>
              </w:rPr>
              <w:fldChar w:fldCharType="end"/>
            </w:r>
          </w:hyperlink>
        </w:p>
        <w:p w14:paraId="41AC9A15" w14:textId="1EFD9256" w:rsidR="0098734B" w:rsidRDefault="0098734B">
          <w:pPr>
            <w:pStyle w:val="TOC2"/>
            <w:tabs>
              <w:tab w:val="right" w:leader="dot" w:pos="9350"/>
            </w:tabs>
            <w:rPr>
              <w:noProof/>
              <w:kern w:val="2"/>
              <w:sz w:val="24"/>
              <w:szCs w:val="24"/>
              <w14:ligatures w14:val="standardContextual"/>
            </w:rPr>
          </w:pPr>
          <w:hyperlink w:anchor="_Toc223157435" w:history="1">
            <w:r w:rsidRPr="004A79C4">
              <w:rPr>
                <w:rStyle w:val="Hyperlink"/>
                <w:noProof/>
              </w:rPr>
              <w:t>1.6 Context Decays Over Time</w:t>
            </w:r>
            <w:r>
              <w:rPr>
                <w:noProof/>
                <w:webHidden/>
              </w:rPr>
              <w:tab/>
            </w:r>
            <w:r>
              <w:rPr>
                <w:noProof/>
                <w:webHidden/>
              </w:rPr>
              <w:fldChar w:fldCharType="begin"/>
            </w:r>
            <w:r>
              <w:rPr>
                <w:noProof/>
                <w:webHidden/>
              </w:rPr>
              <w:instrText xml:space="preserve"> PAGEREF _Toc223157435 \h </w:instrText>
            </w:r>
            <w:r>
              <w:rPr>
                <w:noProof/>
                <w:webHidden/>
              </w:rPr>
            </w:r>
            <w:r>
              <w:rPr>
                <w:noProof/>
                <w:webHidden/>
              </w:rPr>
              <w:fldChar w:fldCharType="separate"/>
            </w:r>
            <w:r w:rsidR="00A10686">
              <w:rPr>
                <w:noProof/>
                <w:webHidden/>
              </w:rPr>
              <w:t>10</w:t>
            </w:r>
            <w:r>
              <w:rPr>
                <w:noProof/>
                <w:webHidden/>
              </w:rPr>
              <w:fldChar w:fldCharType="end"/>
            </w:r>
          </w:hyperlink>
        </w:p>
        <w:p w14:paraId="159FDC7E" w14:textId="3C98AAF7" w:rsidR="0098734B" w:rsidRDefault="0098734B">
          <w:pPr>
            <w:pStyle w:val="TOC1"/>
            <w:tabs>
              <w:tab w:val="right" w:leader="dot" w:pos="9350"/>
            </w:tabs>
            <w:rPr>
              <w:noProof/>
              <w:kern w:val="2"/>
              <w:sz w:val="24"/>
              <w:szCs w:val="24"/>
              <w14:ligatures w14:val="standardContextual"/>
            </w:rPr>
          </w:pPr>
          <w:hyperlink w:anchor="_Toc223157436" w:history="1">
            <w:r w:rsidRPr="004A79C4">
              <w:rPr>
                <w:rStyle w:val="Hyperlink"/>
                <w:noProof/>
              </w:rPr>
              <w:t>2. The Context Collapse Problem</w:t>
            </w:r>
            <w:r>
              <w:rPr>
                <w:noProof/>
                <w:webHidden/>
              </w:rPr>
              <w:tab/>
            </w:r>
            <w:r>
              <w:rPr>
                <w:noProof/>
                <w:webHidden/>
              </w:rPr>
              <w:fldChar w:fldCharType="begin"/>
            </w:r>
            <w:r>
              <w:rPr>
                <w:noProof/>
                <w:webHidden/>
              </w:rPr>
              <w:instrText xml:space="preserve"> PAGEREF _Toc223157436 \h </w:instrText>
            </w:r>
            <w:r>
              <w:rPr>
                <w:noProof/>
                <w:webHidden/>
              </w:rPr>
            </w:r>
            <w:r>
              <w:rPr>
                <w:noProof/>
                <w:webHidden/>
              </w:rPr>
              <w:fldChar w:fldCharType="separate"/>
            </w:r>
            <w:r w:rsidR="00A10686">
              <w:rPr>
                <w:noProof/>
                <w:webHidden/>
              </w:rPr>
              <w:t>11</w:t>
            </w:r>
            <w:r>
              <w:rPr>
                <w:noProof/>
                <w:webHidden/>
              </w:rPr>
              <w:fldChar w:fldCharType="end"/>
            </w:r>
          </w:hyperlink>
        </w:p>
        <w:p w14:paraId="30DA7E7A" w14:textId="037E94E5" w:rsidR="0098734B" w:rsidRDefault="0098734B">
          <w:pPr>
            <w:pStyle w:val="TOC2"/>
            <w:tabs>
              <w:tab w:val="right" w:leader="dot" w:pos="9350"/>
            </w:tabs>
            <w:rPr>
              <w:noProof/>
              <w:kern w:val="2"/>
              <w:sz w:val="24"/>
              <w:szCs w:val="24"/>
              <w14:ligatures w14:val="standardContextual"/>
            </w:rPr>
          </w:pPr>
          <w:hyperlink w:anchor="_Toc223157437" w:history="1">
            <w:r w:rsidRPr="004A79C4">
              <w:rPr>
                <w:rStyle w:val="Hyperlink"/>
                <w:noProof/>
              </w:rPr>
              <w:t>2.1 Failure Mode: Final-State Collection</w:t>
            </w:r>
            <w:r>
              <w:rPr>
                <w:noProof/>
                <w:webHidden/>
              </w:rPr>
              <w:tab/>
            </w:r>
            <w:r>
              <w:rPr>
                <w:noProof/>
                <w:webHidden/>
              </w:rPr>
              <w:fldChar w:fldCharType="begin"/>
            </w:r>
            <w:r>
              <w:rPr>
                <w:noProof/>
                <w:webHidden/>
              </w:rPr>
              <w:instrText xml:space="preserve"> PAGEREF _Toc223157437 \h </w:instrText>
            </w:r>
            <w:r>
              <w:rPr>
                <w:noProof/>
                <w:webHidden/>
              </w:rPr>
            </w:r>
            <w:r>
              <w:rPr>
                <w:noProof/>
                <w:webHidden/>
              </w:rPr>
              <w:fldChar w:fldCharType="separate"/>
            </w:r>
            <w:r w:rsidR="00A10686">
              <w:rPr>
                <w:noProof/>
                <w:webHidden/>
              </w:rPr>
              <w:t>11</w:t>
            </w:r>
            <w:r>
              <w:rPr>
                <w:noProof/>
                <w:webHidden/>
              </w:rPr>
              <w:fldChar w:fldCharType="end"/>
            </w:r>
          </w:hyperlink>
        </w:p>
        <w:p w14:paraId="4932EAB5" w14:textId="110675FD" w:rsidR="0098734B" w:rsidRDefault="0098734B">
          <w:pPr>
            <w:pStyle w:val="TOC2"/>
            <w:tabs>
              <w:tab w:val="right" w:leader="dot" w:pos="9350"/>
            </w:tabs>
            <w:rPr>
              <w:noProof/>
              <w:kern w:val="2"/>
              <w:sz w:val="24"/>
              <w:szCs w:val="24"/>
              <w14:ligatures w14:val="standardContextual"/>
            </w:rPr>
          </w:pPr>
          <w:hyperlink w:anchor="_Toc223157438" w:history="1">
            <w:r w:rsidRPr="004A79C4">
              <w:rPr>
                <w:rStyle w:val="Hyperlink"/>
                <w:noProof/>
              </w:rPr>
              <w:t>2.2 Failure Mode: Archive-Everything-First</w:t>
            </w:r>
            <w:r>
              <w:rPr>
                <w:noProof/>
                <w:webHidden/>
              </w:rPr>
              <w:tab/>
            </w:r>
            <w:r>
              <w:rPr>
                <w:noProof/>
                <w:webHidden/>
              </w:rPr>
              <w:fldChar w:fldCharType="begin"/>
            </w:r>
            <w:r>
              <w:rPr>
                <w:noProof/>
                <w:webHidden/>
              </w:rPr>
              <w:instrText xml:space="preserve"> PAGEREF _Toc223157438 \h </w:instrText>
            </w:r>
            <w:r>
              <w:rPr>
                <w:noProof/>
                <w:webHidden/>
              </w:rPr>
            </w:r>
            <w:r>
              <w:rPr>
                <w:noProof/>
                <w:webHidden/>
              </w:rPr>
              <w:fldChar w:fldCharType="separate"/>
            </w:r>
            <w:r w:rsidR="00A10686">
              <w:rPr>
                <w:noProof/>
                <w:webHidden/>
              </w:rPr>
              <w:t>11</w:t>
            </w:r>
            <w:r>
              <w:rPr>
                <w:noProof/>
                <w:webHidden/>
              </w:rPr>
              <w:fldChar w:fldCharType="end"/>
            </w:r>
          </w:hyperlink>
        </w:p>
        <w:p w14:paraId="4162FA2B" w14:textId="6F9572BC" w:rsidR="0098734B" w:rsidRDefault="0098734B">
          <w:pPr>
            <w:pStyle w:val="TOC2"/>
            <w:tabs>
              <w:tab w:val="right" w:leader="dot" w:pos="9350"/>
            </w:tabs>
            <w:rPr>
              <w:noProof/>
              <w:kern w:val="2"/>
              <w:sz w:val="24"/>
              <w:szCs w:val="24"/>
              <w14:ligatures w14:val="standardContextual"/>
            </w:rPr>
          </w:pPr>
          <w:hyperlink w:anchor="_Toc223157439" w:history="1">
            <w:r w:rsidRPr="004A79C4">
              <w:rPr>
                <w:rStyle w:val="Hyperlink"/>
                <w:noProof/>
              </w:rPr>
              <w:t>2.3 Failure Mode: Static Identity and Custodian-Centric Scoping</w:t>
            </w:r>
            <w:r>
              <w:rPr>
                <w:noProof/>
                <w:webHidden/>
              </w:rPr>
              <w:tab/>
            </w:r>
            <w:r>
              <w:rPr>
                <w:noProof/>
                <w:webHidden/>
              </w:rPr>
              <w:fldChar w:fldCharType="begin"/>
            </w:r>
            <w:r>
              <w:rPr>
                <w:noProof/>
                <w:webHidden/>
              </w:rPr>
              <w:instrText xml:space="preserve"> PAGEREF _Toc223157439 \h </w:instrText>
            </w:r>
            <w:r>
              <w:rPr>
                <w:noProof/>
                <w:webHidden/>
              </w:rPr>
            </w:r>
            <w:r>
              <w:rPr>
                <w:noProof/>
                <w:webHidden/>
              </w:rPr>
              <w:fldChar w:fldCharType="separate"/>
            </w:r>
            <w:r w:rsidR="00A10686">
              <w:rPr>
                <w:noProof/>
                <w:webHidden/>
              </w:rPr>
              <w:t>11</w:t>
            </w:r>
            <w:r>
              <w:rPr>
                <w:noProof/>
                <w:webHidden/>
              </w:rPr>
              <w:fldChar w:fldCharType="end"/>
            </w:r>
          </w:hyperlink>
        </w:p>
        <w:p w14:paraId="0D242A5A" w14:textId="131255CA" w:rsidR="0098734B" w:rsidRDefault="0098734B">
          <w:pPr>
            <w:pStyle w:val="TOC2"/>
            <w:tabs>
              <w:tab w:val="right" w:leader="dot" w:pos="9350"/>
            </w:tabs>
            <w:rPr>
              <w:noProof/>
              <w:kern w:val="2"/>
              <w:sz w:val="24"/>
              <w:szCs w:val="24"/>
              <w14:ligatures w14:val="standardContextual"/>
            </w:rPr>
          </w:pPr>
          <w:hyperlink w:anchor="_Toc223157440" w:history="1">
            <w:r w:rsidRPr="004A79C4">
              <w:rPr>
                <w:rStyle w:val="Hyperlink"/>
                <w:noProof/>
              </w:rPr>
              <w:t>2.4 Failure Mode: Permission-Based Inference</w:t>
            </w:r>
            <w:r>
              <w:rPr>
                <w:noProof/>
                <w:webHidden/>
              </w:rPr>
              <w:tab/>
            </w:r>
            <w:r>
              <w:rPr>
                <w:noProof/>
                <w:webHidden/>
              </w:rPr>
              <w:fldChar w:fldCharType="begin"/>
            </w:r>
            <w:r>
              <w:rPr>
                <w:noProof/>
                <w:webHidden/>
              </w:rPr>
              <w:instrText xml:space="preserve"> PAGEREF _Toc223157440 \h </w:instrText>
            </w:r>
            <w:r>
              <w:rPr>
                <w:noProof/>
                <w:webHidden/>
              </w:rPr>
            </w:r>
            <w:r>
              <w:rPr>
                <w:noProof/>
                <w:webHidden/>
              </w:rPr>
              <w:fldChar w:fldCharType="separate"/>
            </w:r>
            <w:r w:rsidR="00A10686">
              <w:rPr>
                <w:noProof/>
                <w:webHidden/>
              </w:rPr>
              <w:t>11</w:t>
            </w:r>
            <w:r>
              <w:rPr>
                <w:noProof/>
                <w:webHidden/>
              </w:rPr>
              <w:fldChar w:fldCharType="end"/>
            </w:r>
          </w:hyperlink>
        </w:p>
        <w:p w14:paraId="3F79734C" w14:textId="46249116" w:rsidR="0098734B" w:rsidRDefault="0098734B">
          <w:pPr>
            <w:pStyle w:val="TOC2"/>
            <w:tabs>
              <w:tab w:val="right" w:leader="dot" w:pos="9350"/>
            </w:tabs>
            <w:rPr>
              <w:noProof/>
              <w:kern w:val="2"/>
              <w:sz w:val="24"/>
              <w:szCs w:val="24"/>
              <w14:ligatures w14:val="standardContextual"/>
            </w:rPr>
          </w:pPr>
          <w:hyperlink w:anchor="_Toc223157441" w:history="1">
            <w:r w:rsidRPr="004A79C4">
              <w:rPr>
                <w:rStyle w:val="Hyperlink"/>
                <w:noProof/>
              </w:rPr>
              <w:t>2.5 Practical Symptoms of Context Collapse</w:t>
            </w:r>
            <w:r>
              <w:rPr>
                <w:noProof/>
                <w:webHidden/>
              </w:rPr>
              <w:tab/>
            </w:r>
            <w:r>
              <w:rPr>
                <w:noProof/>
                <w:webHidden/>
              </w:rPr>
              <w:fldChar w:fldCharType="begin"/>
            </w:r>
            <w:r>
              <w:rPr>
                <w:noProof/>
                <w:webHidden/>
              </w:rPr>
              <w:instrText xml:space="preserve"> PAGEREF _Toc223157441 \h </w:instrText>
            </w:r>
            <w:r>
              <w:rPr>
                <w:noProof/>
                <w:webHidden/>
              </w:rPr>
            </w:r>
            <w:r>
              <w:rPr>
                <w:noProof/>
                <w:webHidden/>
              </w:rPr>
              <w:fldChar w:fldCharType="separate"/>
            </w:r>
            <w:r w:rsidR="00A10686">
              <w:rPr>
                <w:noProof/>
                <w:webHidden/>
              </w:rPr>
              <w:t>11</w:t>
            </w:r>
            <w:r>
              <w:rPr>
                <w:noProof/>
                <w:webHidden/>
              </w:rPr>
              <w:fldChar w:fldCharType="end"/>
            </w:r>
          </w:hyperlink>
        </w:p>
        <w:p w14:paraId="3148F1B8" w14:textId="184D8FE7" w:rsidR="0098734B" w:rsidRDefault="0098734B">
          <w:pPr>
            <w:pStyle w:val="TOC1"/>
            <w:tabs>
              <w:tab w:val="right" w:leader="dot" w:pos="9350"/>
            </w:tabs>
            <w:rPr>
              <w:noProof/>
              <w:kern w:val="2"/>
              <w:sz w:val="24"/>
              <w:szCs w:val="24"/>
              <w14:ligatures w14:val="standardContextual"/>
            </w:rPr>
          </w:pPr>
          <w:hyperlink w:anchor="_Toc223157442" w:history="1">
            <w:r w:rsidRPr="004A79C4">
              <w:rPr>
                <w:rStyle w:val="Hyperlink"/>
                <w:noProof/>
              </w:rPr>
              <w:t>3. Defining Reconstruction-Grade eDiscovery</w:t>
            </w:r>
            <w:r>
              <w:rPr>
                <w:noProof/>
                <w:webHidden/>
              </w:rPr>
              <w:tab/>
            </w:r>
            <w:r>
              <w:rPr>
                <w:noProof/>
                <w:webHidden/>
              </w:rPr>
              <w:fldChar w:fldCharType="begin"/>
            </w:r>
            <w:r>
              <w:rPr>
                <w:noProof/>
                <w:webHidden/>
              </w:rPr>
              <w:instrText xml:space="preserve"> PAGEREF _Toc223157442 \h </w:instrText>
            </w:r>
            <w:r>
              <w:rPr>
                <w:noProof/>
                <w:webHidden/>
              </w:rPr>
            </w:r>
            <w:r>
              <w:rPr>
                <w:noProof/>
                <w:webHidden/>
              </w:rPr>
              <w:fldChar w:fldCharType="separate"/>
            </w:r>
            <w:r w:rsidR="00A10686">
              <w:rPr>
                <w:noProof/>
                <w:webHidden/>
              </w:rPr>
              <w:t>12</w:t>
            </w:r>
            <w:r>
              <w:rPr>
                <w:noProof/>
                <w:webHidden/>
              </w:rPr>
              <w:fldChar w:fldCharType="end"/>
            </w:r>
          </w:hyperlink>
        </w:p>
        <w:p w14:paraId="566DE1C8" w14:textId="0E28D60F" w:rsidR="0098734B" w:rsidRDefault="0098734B">
          <w:pPr>
            <w:pStyle w:val="TOC2"/>
            <w:tabs>
              <w:tab w:val="right" w:leader="dot" w:pos="9350"/>
            </w:tabs>
            <w:rPr>
              <w:noProof/>
              <w:kern w:val="2"/>
              <w:sz w:val="24"/>
              <w:szCs w:val="24"/>
              <w14:ligatures w14:val="standardContextual"/>
            </w:rPr>
          </w:pPr>
          <w:hyperlink w:anchor="_Toc223157443" w:history="1">
            <w:r w:rsidRPr="004A79C4">
              <w:rPr>
                <w:rStyle w:val="Hyperlink"/>
                <w:noProof/>
              </w:rPr>
              <w:t>3.1 The Reconstruction-Grade Evidence Model</w:t>
            </w:r>
            <w:r>
              <w:rPr>
                <w:noProof/>
                <w:webHidden/>
              </w:rPr>
              <w:tab/>
            </w:r>
            <w:r>
              <w:rPr>
                <w:noProof/>
                <w:webHidden/>
              </w:rPr>
              <w:fldChar w:fldCharType="begin"/>
            </w:r>
            <w:r>
              <w:rPr>
                <w:noProof/>
                <w:webHidden/>
              </w:rPr>
              <w:instrText xml:space="preserve"> PAGEREF _Toc223157443 \h </w:instrText>
            </w:r>
            <w:r>
              <w:rPr>
                <w:noProof/>
                <w:webHidden/>
              </w:rPr>
            </w:r>
            <w:r>
              <w:rPr>
                <w:noProof/>
                <w:webHidden/>
              </w:rPr>
              <w:fldChar w:fldCharType="separate"/>
            </w:r>
            <w:r w:rsidR="00A10686">
              <w:rPr>
                <w:noProof/>
                <w:webHidden/>
              </w:rPr>
              <w:t>12</w:t>
            </w:r>
            <w:r>
              <w:rPr>
                <w:noProof/>
                <w:webHidden/>
              </w:rPr>
              <w:fldChar w:fldCharType="end"/>
            </w:r>
          </w:hyperlink>
        </w:p>
        <w:p w14:paraId="507B8980" w14:textId="16C33853" w:rsidR="0098734B" w:rsidRDefault="0098734B">
          <w:pPr>
            <w:pStyle w:val="TOC2"/>
            <w:tabs>
              <w:tab w:val="right" w:leader="dot" w:pos="9350"/>
            </w:tabs>
            <w:rPr>
              <w:noProof/>
              <w:kern w:val="2"/>
              <w:sz w:val="24"/>
              <w:szCs w:val="24"/>
              <w14:ligatures w14:val="standardContextual"/>
            </w:rPr>
          </w:pPr>
          <w:hyperlink w:anchor="_Toc223157444" w:history="1">
            <w:r w:rsidRPr="004A79C4">
              <w:rPr>
                <w:rStyle w:val="Hyperlink"/>
                <w:noProof/>
              </w:rPr>
              <w:t>3.2 Key Definitions</w:t>
            </w:r>
            <w:r>
              <w:rPr>
                <w:noProof/>
                <w:webHidden/>
              </w:rPr>
              <w:tab/>
            </w:r>
            <w:r>
              <w:rPr>
                <w:noProof/>
                <w:webHidden/>
              </w:rPr>
              <w:fldChar w:fldCharType="begin"/>
            </w:r>
            <w:r>
              <w:rPr>
                <w:noProof/>
                <w:webHidden/>
              </w:rPr>
              <w:instrText xml:space="preserve"> PAGEREF _Toc223157444 \h </w:instrText>
            </w:r>
            <w:r>
              <w:rPr>
                <w:noProof/>
                <w:webHidden/>
              </w:rPr>
            </w:r>
            <w:r>
              <w:rPr>
                <w:noProof/>
                <w:webHidden/>
              </w:rPr>
              <w:fldChar w:fldCharType="separate"/>
            </w:r>
            <w:r w:rsidR="00A10686">
              <w:rPr>
                <w:noProof/>
                <w:webHidden/>
              </w:rPr>
              <w:t>12</w:t>
            </w:r>
            <w:r>
              <w:rPr>
                <w:noProof/>
                <w:webHidden/>
              </w:rPr>
              <w:fldChar w:fldCharType="end"/>
            </w:r>
          </w:hyperlink>
        </w:p>
        <w:p w14:paraId="2E56D728" w14:textId="75096D50" w:rsidR="0098734B" w:rsidRDefault="0098734B">
          <w:pPr>
            <w:pStyle w:val="TOC2"/>
            <w:tabs>
              <w:tab w:val="right" w:leader="dot" w:pos="9350"/>
            </w:tabs>
            <w:rPr>
              <w:noProof/>
              <w:kern w:val="2"/>
              <w:sz w:val="24"/>
              <w:szCs w:val="24"/>
              <w14:ligatures w14:val="standardContextual"/>
            </w:rPr>
          </w:pPr>
          <w:hyperlink w:anchor="_Toc223157445" w:history="1">
            <w:r w:rsidRPr="004A79C4">
              <w:rPr>
                <w:rStyle w:val="Hyperlink"/>
                <w:noProof/>
              </w:rPr>
              <w:t>3.3 Deterministic Version Resolution</w:t>
            </w:r>
            <w:r>
              <w:rPr>
                <w:noProof/>
                <w:webHidden/>
              </w:rPr>
              <w:tab/>
            </w:r>
            <w:r>
              <w:rPr>
                <w:noProof/>
                <w:webHidden/>
              </w:rPr>
              <w:fldChar w:fldCharType="begin"/>
            </w:r>
            <w:r>
              <w:rPr>
                <w:noProof/>
                <w:webHidden/>
              </w:rPr>
              <w:instrText xml:space="preserve"> PAGEREF _Toc223157445 \h </w:instrText>
            </w:r>
            <w:r>
              <w:rPr>
                <w:noProof/>
                <w:webHidden/>
              </w:rPr>
            </w:r>
            <w:r>
              <w:rPr>
                <w:noProof/>
                <w:webHidden/>
              </w:rPr>
              <w:fldChar w:fldCharType="separate"/>
            </w:r>
            <w:r w:rsidR="00A10686">
              <w:rPr>
                <w:noProof/>
                <w:webHidden/>
              </w:rPr>
              <w:t>13</w:t>
            </w:r>
            <w:r>
              <w:rPr>
                <w:noProof/>
                <w:webHidden/>
              </w:rPr>
              <w:fldChar w:fldCharType="end"/>
            </w:r>
          </w:hyperlink>
        </w:p>
        <w:p w14:paraId="5488E356" w14:textId="5616FAC2" w:rsidR="0098734B" w:rsidRDefault="0098734B">
          <w:pPr>
            <w:pStyle w:val="TOC2"/>
            <w:tabs>
              <w:tab w:val="right" w:leader="dot" w:pos="9350"/>
            </w:tabs>
            <w:rPr>
              <w:noProof/>
              <w:kern w:val="2"/>
              <w:sz w:val="24"/>
              <w:szCs w:val="24"/>
              <w14:ligatures w14:val="standardContextual"/>
            </w:rPr>
          </w:pPr>
          <w:hyperlink w:anchor="_Toc223157446" w:history="1">
            <w:r w:rsidRPr="004A79C4">
              <w:rPr>
                <w:rStyle w:val="Hyperlink"/>
                <w:noProof/>
              </w:rPr>
              <w:t>3.4 Stable Identifiers and Canonicalization</w:t>
            </w:r>
            <w:r>
              <w:rPr>
                <w:noProof/>
                <w:webHidden/>
              </w:rPr>
              <w:tab/>
            </w:r>
            <w:r>
              <w:rPr>
                <w:noProof/>
                <w:webHidden/>
              </w:rPr>
              <w:fldChar w:fldCharType="begin"/>
            </w:r>
            <w:r>
              <w:rPr>
                <w:noProof/>
                <w:webHidden/>
              </w:rPr>
              <w:instrText xml:space="preserve"> PAGEREF _Toc223157446 \h </w:instrText>
            </w:r>
            <w:r>
              <w:rPr>
                <w:noProof/>
                <w:webHidden/>
              </w:rPr>
            </w:r>
            <w:r>
              <w:rPr>
                <w:noProof/>
                <w:webHidden/>
              </w:rPr>
              <w:fldChar w:fldCharType="separate"/>
            </w:r>
            <w:r w:rsidR="00A10686">
              <w:rPr>
                <w:noProof/>
                <w:webHidden/>
              </w:rPr>
              <w:t>13</w:t>
            </w:r>
            <w:r>
              <w:rPr>
                <w:noProof/>
                <w:webHidden/>
              </w:rPr>
              <w:fldChar w:fldCharType="end"/>
            </w:r>
          </w:hyperlink>
        </w:p>
        <w:p w14:paraId="228630DD" w14:textId="49847DBE" w:rsidR="0098734B" w:rsidRDefault="0098734B">
          <w:pPr>
            <w:pStyle w:val="TOC2"/>
            <w:tabs>
              <w:tab w:val="right" w:leader="dot" w:pos="9350"/>
            </w:tabs>
            <w:rPr>
              <w:noProof/>
              <w:kern w:val="2"/>
              <w:sz w:val="24"/>
              <w:szCs w:val="24"/>
              <w14:ligatures w14:val="standardContextual"/>
            </w:rPr>
          </w:pPr>
          <w:hyperlink w:anchor="_Toc223157447" w:history="1">
            <w:r w:rsidRPr="004A79C4">
              <w:rPr>
                <w:rStyle w:val="Hyperlink"/>
                <w:noProof/>
              </w:rPr>
              <w:t>3.5 Relationship Preservation: Message ↔ Link ↔ File ↔ Version</w:t>
            </w:r>
            <w:r>
              <w:rPr>
                <w:noProof/>
                <w:webHidden/>
              </w:rPr>
              <w:tab/>
            </w:r>
            <w:r>
              <w:rPr>
                <w:noProof/>
                <w:webHidden/>
              </w:rPr>
              <w:fldChar w:fldCharType="begin"/>
            </w:r>
            <w:r>
              <w:rPr>
                <w:noProof/>
                <w:webHidden/>
              </w:rPr>
              <w:instrText xml:space="preserve"> PAGEREF _Toc223157447 \h </w:instrText>
            </w:r>
            <w:r>
              <w:rPr>
                <w:noProof/>
                <w:webHidden/>
              </w:rPr>
            </w:r>
            <w:r>
              <w:rPr>
                <w:noProof/>
                <w:webHidden/>
              </w:rPr>
              <w:fldChar w:fldCharType="separate"/>
            </w:r>
            <w:r w:rsidR="00A10686">
              <w:rPr>
                <w:noProof/>
                <w:webHidden/>
              </w:rPr>
              <w:t>13</w:t>
            </w:r>
            <w:r>
              <w:rPr>
                <w:noProof/>
                <w:webHidden/>
              </w:rPr>
              <w:fldChar w:fldCharType="end"/>
            </w:r>
          </w:hyperlink>
        </w:p>
        <w:p w14:paraId="110D40DD" w14:textId="65645935" w:rsidR="0098734B" w:rsidRDefault="0098734B">
          <w:pPr>
            <w:pStyle w:val="TOC2"/>
            <w:tabs>
              <w:tab w:val="right" w:leader="dot" w:pos="9350"/>
            </w:tabs>
            <w:rPr>
              <w:noProof/>
              <w:kern w:val="2"/>
              <w:sz w:val="24"/>
              <w:szCs w:val="24"/>
              <w14:ligatures w14:val="standardContextual"/>
            </w:rPr>
          </w:pPr>
          <w:hyperlink w:anchor="_Toc223157448" w:history="1">
            <w:r w:rsidRPr="004A79C4">
              <w:rPr>
                <w:rStyle w:val="Hyperlink"/>
                <w:noProof/>
              </w:rPr>
              <w:t>3.6 Audit Evidence and the Access Question</w:t>
            </w:r>
            <w:r>
              <w:rPr>
                <w:noProof/>
                <w:webHidden/>
              </w:rPr>
              <w:tab/>
            </w:r>
            <w:r>
              <w:rPr>
                <w:noProof/>
                <w:webHidden/>
              </w:rPr>
              <w:fldChar w:fldCharType="begin"/>
            </w:r>
            <w:r>
              <w:rPr>
                <w:noProof/>
                <w:webHidden/>
              </w:rPr>
              <w:instrText xml:space="preserve"> PAGEREF _Toc223157448 \h </w:instrText>
            </w:r>
            <w:r>
              <w:rPr>
                <w:noProof/>
                <w:webHidden/>
              </w:rPr>
            </w:r>
            <w:r>
              <w:rPr>
                <w:noProof/>
                <w:webHidden/>
              </w:rPr>
              <w:fldChar w:fldCharType="separate"/>
            </w:r>
            <w:r w:rsidR="00A10686">
              <w:rPr>
                <w:noProof/>
                <w:webHidden/>
              </w:rPr>
              <w:t>14</w:t>
            </w:r>
            <w:r>
              <w:rPr>
                <w:noProof/>
                <w:webHidden/>
              </w:rPr>
              <w:fldChar w:fldCharType="end"/>
            </w:r>
          </w:hyperlink>
        </w:p>
        <w:p w14:paraId="447E2910" w14:textId="24D3D5A1" w:rsidR="0098734B" w:rsidRDefault="0098734B">
          <w:pPr>
            <w:pStyle w:val="TOC2"/>
            <w:tabs>
              <w:tab w:val="right" w:leader="dot" w:pos="9350"/>
            </w:tabs>
            <w:rPr>
              <w:noProof/>
              <w:kern w:val="2"/>
              <w:sz w:val="24"/>
              <w:szCs w:val="24"/>
              <w14:ligatures w14:val="standardContextual"/>
            </w:rPr>
          </w:pPr>
          <w:hyperlink w:anchor="_Toc223157449" w:history="1">
            <w:r w:rsidRPr="004A79C4">
              <w:rPr>
                <w:rStyle w:val="Hyperlink"/>
                <w:noProof/>
              </w:rPr>
              <w:t>3.7 Deterministic Exception Records</w:t>
            </w:r>
            <w:r>
              <w:rPr>
                <w:noProof/>
                <w:webHidden/>
              </w:rPr>
              <w:tab/>
            </w:r>
            <w:r>
              <w:rPr>
                <w:noProof/>
                <w:webHidden/>
              </w:rPr>
              <w:fldChar w:fldCharType="begin"/>
            </w:r>
            <w:r>
              <w:rPr>
                <w:noProof/>
                <w:webHidden/>
              </w:rPr>
              <w:instrText xml:space="preserve"> PAGEREF _Toc223157449 \h </w:instrText>
            </w:r>
            <w:r>
              <w:rPr>
                <w:noProof/>
                <w:webHidden/>
              </w:rPr>
            </w:r>
            <w:r>
              <w:rPr>
                <w:noProof/>
                <w:webHidden/>
              </w:rPr>
              <w:fldChar w:fldCharType="separate"/>
            </w:r>
            <w:r w:rsidR="00A10686">
              <w:rPr>
                <w:noProof/>
                <w:webHidden/>
              </w:rPr>
              <w:t>14</w:t>
            </w:r>
            <w:r>
              <w:rPr>
                <w:noProof/>
                <w:webHidden/>
              </w:rPr>
              <w:fldChar w:fldCharType="end"/>
            </w:r>
          </w:hyperlink>
        </w:p>
        <w:p w14:paraId="36FA2F4B" w14:textId="29636ECD" w:rsidR="0098734B" w:rsidRDefault="0098734B">
          <w:pPr>
            <w:pStyle w:val="TOC2"/>
            <w:tabs>
              <w:tab w:val="right" w:leader="dot" w:pos="9350"/>
            </w:tabs>
            <w:rPr>
              <w:noProof/>
              <w:kern w:val="2"/>
              <w:sz w:val="24"/>
              <w:szCs w:val="24"/>
              <w14:ligatures w14:val="standardContextual"/>
            </w:rPr>
          </w:pPr>
          <w:hyperlink w:anchor="_Toc223157450" w:history="1">
            <w:r w:rsidRPr="004A79C4">
              <w:rPr>
                <w:rStyle w:val="Hyperlink"/>
                <w:noProof/>
              </w:rPr>
              <w:t>3.8 Reproducible Exports and Evidence Manifests</w:t>
            </w:r>
            <w:r>
              <w:rPr>
                <w:noProof/>
                <w:webHidden/>
              </w:rPr>
              <w:tab/>
            </w:r>
            <w:r>
              <w:rPr>
                <w:noProof/>
                <w:webHidden/>
              </w:rPr>
              <w:fldChar w:fldCharType="begin"/>
            </w:r>
            <w:r>
              <w:rPr>
                <w:noProof/>
                <w:webHidden/>
              </w:rPr>
              <w:instrText xml:space="preserve"> PAGEREF _Toc223157450 \h </w:instrText>
            </w:r>
            <w:r>
              <w:rPr>
                <w:noProof/>
                <w:webHidden/>
              </w:rPr>
            </w:r>
            <w:r>
              <w:rPr>
                <w:noProof/>
                <w:webHidden/>
              </w:rPr>
              <w:fldChar w:fldCharType="separate"/>
            </w:r>
            <w:r w:rsidR="00A10686">
              <w:rPr>
                <w:noProof/>
                <w:webHidden/>
              </w:rPr>
              <w:t>14</w:t>
            </w:r>
            <w:r>
              <w:rPr>
                <w:noProof/>
                <w:webHidden/>
              </w:rPr>
              <w:fldChar w:fldCharType="end"/>
            </w:r>
          </w:hyperlink>
        </w:p>
        <w:p w14:paraId="36F519FA" w14:textId="6628ED0D" w:rsidR="0098734B" w:rsidRDefault="0098734B">
          <w:pPr>
            <w:pStyle w:val="TOC1"/>
            <w:tabs>
              <w:tab w:val="right" w:leader="dot" w:pos="9350"/>
            </w:tabs>
            <w:rPr>
              <w:noProof/>
              <w:kern w:val="2"/>
              <w:sz w:val="24"/>
              <w:szCs w:val="24"/>
              <w14:ligatures w14:val="standardContextual"/>
            </w:rPr>
          </w:pPr>
          <w:hyperlink w:anchor="_Toc223157451" w:history="1">
            <w:r w:rsidRPr="004A79C4">
              <w:rPr>
                <w:rStyle w:val="Hyperlink"/>
                <w:noProof/>
              </w:rPr>
              <w:t>4. The Preservation System of Record</w:t>
            </w:r>
            <w:r>
              <w:rPr>
                <w:noProof/>
                <w:webHidden/>
              </w:rPr>
              <w:tab/>
            </w:r>
            <w:r>
              <w:rPr>
                <w:noProof/>
                <w:webHidden/>
              </w:rPr>
              <w:fldChar w:fldCharType="begin"/>
            </w:r>
            <w:r>
              <w:rPr>
                <w:noProof/>
                <w:webHidden/>
              </w:rPr>
              <w:instrText xml:space="preserve"> PAGEREF _Toc223157451 \h </w:instrText>
            </w:r>
            <w:r>
              <w:rPr>
                <w:noProof/>
                <w:webHidden/>
              </w:rPr>
            </w:r>
            <w:r>
              <w:rPr>
                <w:noProof/>
                <w:webHidden/>
              </w:rPr>
              <w:fldChar w:fldCharType="separate"/>
            </w:r>
            <w:r w:rsidR="00A10686">
              <w:rPr>
                <w:noProof/>
                <w:webHidden/>
              </w:rPr>
              <w:t>15</w:t>
            </w:r>
            <w:r>
              <w:rPr>
                <w:noProof/>
                <w:webHidden/>
              </w:rPr>
              <w:fldChar w:fldCharType="end"/>
            </w:r>
          </w:hyperlink>
        </w:p>
        <w:p w14:paraId="73F25B77" w14:textId="6280D000" w:rsidR="0098734B" w:rsidRDefault="0098734B">
          <w:pPr>
            <w:pStyle w:val="TOC2"/>
            <w:tabs>
              <w:tab w:val="right" w:leader="dot" w:pos="9350"/>
            </w:tabs>
            <w:rPr>
              <w:noProof/>
              <w:kern w:val="2"/>
              <w:sz w:val="24"/>
              <w:szCs w:val="24"/>
              <w14:ligatures w14:val="standardContextual"/>
            </w:rPr>
          </w:pPr>
          <w:hyperlink w:anchor="_Toc223157452" w:history="1">
            <w:r w:rsidRPr="004A79C4">
              <w:rPr>
                <w:rStyle w:val="Hyperlink"/>
                <w:noProof/>
              </w:rPr>
              <w:t>4.1 Responsibilities of a Preservation System of Record</w:t>
            </w:r>
            <w:r>
              <w:rPr>
                <w:noProof/>
                <w:webHidden/>
              </w:rPr>
              <w:tab/>
            </w:r>
            <w:r>
              <w:rPr>
                <w:noProof/>
                <w:webHidden/>
              </w:rPr>
              <w:fldChar w:fldCharType="begin"/>
            </w:r>
            <w:r>
              <w:rPr>
                <w:noProof/>
                <w:webHidden/>
              </w:rPr>
              <w:instrText xml:space="preserve"> PAGEREF _Toc223157452 \h </w:instrText>
            </w:r>
            <w:r>
              <w:rPr>
                <w:noProof/>
                <w:webHidden/>
              </w:rPr>
            </w:r>
            <w:r>
              <w:rPr>
                <w:noProof/>
                <w:webHidden/>
              </w:rPr>
              <w:fldChar w:fldCharType="separate"/>
            </w:r>
            <w:r w:rsidR="00A10686">
              <w:rPr>
                <w:noProof/>
                <w:webHidden/>
              </w:rPr>
              <w:t>15</w:t>
            </w:r>
            <w:r>
              <w:rPr>
                <w:noProof/>
                <w:webHidden/>
              </w:rPr>
              <w:fldChar w:fldCharType="end"/>
            </w:r>
          </w:hyperlink>
        </w:p>
        <w:p w14:paraId="33ABE7A8" w14:textId="78D5225C" w:rsidR="0098734B" w:rsidRDefault="0098734B">
          <w:pPr>
            <w:pStyle w:val="TOC2"/>
            <w:tabs>
              <w:tab w:val="right" w:leader="dot" w:pos="9350"/>
            </w:tabs>
            <w:rPr>
              <w:noProof/>
              <w:kern w:val="2"/>
              <w:sz w:val="24"/>
              <w:szCs w:val="24"/>
              <w14:ligatures w14:val="standardContextual"/>
            </w:rPr>
          </w:pPr>
          <w:hyperlink w:anchor="_Toc223157453" w:history="1">
            <w:r w:rsidRPr="004A79C4">
              <w:rPr>
                <w:rStyle w:val="Hyperlink"/>
                <w:noProof/>
              </w:rPr>
              <w:t>4.2 What a Preservation System of Record Is Not</w:t>
            </w:r>
            <w:r>
              <w:rPr>
                <w:noProof/>
                <w:webHidden/>
              </w:rPr>
              <w:tab/>
            </w:r>
            <w:r>
              <w:rPr>
                <w:noProof/>
                <w:webHidden/>
              </w:rPr>
              <w:fldChar w:fldCharType="begin"/>
            </w:r>
            <w:r>
              <w:rPr>
                <w:noProof/>
                <w:webHidden/>
              </w:rPr>
              <w:instrText xml:space="preserve"> PAGEREF _Toc223157453 \h </w:instrText>
            </w:r>
            <w:r>
              <w:rPr>
                <w:noProof/>
                <w:webHidden/>
              </w:rPr>
            </w:r>
            <w:r>
              <w:rPr>
                <w:noProof/>
                <w:webHidden/>
              </w:rPr>
              <w:fldChar w:fldCharType="separate"/>
            </w:r>
            <w:r w:rsidR="00A10686">
              <w:rPr>
                <w:noProof/>
                <w:webHidden/>
              </w:rPr>
              <w:t>15</w:t>
            </w:r>
            <w:r>
              <w:rPr>
                <w:noProof/>
                <w:webHidden/>
              </w:rPr>
              <w:fldChar w:fldCharType="end"/>
            </w:r>
          </w:hyperlink>
        </w:p>
        <w:p w14:paraId="64E2E295" w14:textId="034A6F46" w:rsidR="0098734B" w:rsidRDefault="0098734B">
          <w:pPr>
            <w:pStyle w:val="TOC2"/>
            <w:tabs>
              <w:tab w:val="right" w:leader="dot" w:pos="9350"/>
            </w:tabs>
            <w:rPr>
              <w:noProof/>
              <w:kern w:val="2"/>
              <w:sz w:val="24"/>
              <w:szCs w:val="24"/>
              <w14:ligatures w14:val="standardContextual"/>
            </w:rPr>
          </w:pPr>
          <w:hyperlink w:anchor="_Toc223157454" w:history="1">
            <w:r w:rsidRPr="004A79C4">
              <w:rPr>
                <w:rStyle w:val="Hyperlink"/>
                <w:noProof/>
              </w:rPr>
              <w:t>4.3 Evidence-Based Scoping</w:t>
            </w:r>
            <w:r>
              <w:rPr>
                <w:noProof/>
                <w:webHidden/>
              </w:rPr>
              <w:tab/>
            </w:r>
            <w:r>
              <w:rPr>
                <w:noProof/>
                <w:webHidden/>
              </w:rPr>
              <w:fldChar w:fldCharType="begin"/>
            </w:r>
            <w:r>
              <w:rPr>
                <w:noProof/>
                <w:webHidden/>
              </w:rPr>
              <w:instrText xml:space="preserve"> PAGEREF _Toc223157454 \h </w:instrText>
            </w:r>
            <w:r>
              <w:rPr>
                <w:noProof/>
                <w:webHidden/>
              </w:rPr>
            </w:r>
            <w:r>
              <w:rPr>
                <w:noProof/>
                <w:webHidden/>
              </w:rPr>
              <w:fldChar w:fldCharType="separate"/>
            </w:r>
            <w:r w:rsidR="00A10686">
              <w:rPr>
                <w:noProof/>
                <w:webHidden/>
              </w:rPr>
              <w:t>16</w:t>
            </w:r>
            <w:r>
              <w:rPr>
                <w:noProof/>
                <w:webHidden/>
              </w:rPr>
              <w:fldChar w:fldCharType="end"/>
            </w:r>
          </w:hyperlink>
        </w:p>
        <w:p w14:paraId="6F1B6410" w14:textId="3BBBE881" w:rsidR="0098734B" w:rsidRDefault="0098734B">
          <w:pPr>
            <w:pStyle w:val="TOC2"/>
            <w:tabs>
              <w:tab w:val="right" w:leader="dot" w:pos="9350"/>
            </w:tabs>
            <w:rPr>
              <w:noProof/>
              <w:kern w:val="2"/>
              <w:sz w:val="24"/>
              <w:szCs w:val="24"/>
              <w14:ligatures w14:val="standardContextual"/>
            </w:rPr>
          </w:pPr>
          <w:hyperlink w:anchor="_Toc223157455" w:history="1">
            <w:r w:rsidRPr="004A79C4">
              <w:rPr>
                <w:rStyle w:val="Hyperlink"/>
                <w:noProof/>
              </w:rPr>
              <w:t>4.4 Immutability and Auditability</w:t>
            </w:r>
            <w:r>
              <w:rPr>
                <w:noProof/>
                <w:webHidden/>
              </w:rPr>
              <w:tab/>
            </w:r>
            <w:r>
              <w:rPr>
                <w:noProof/>
                <w:webHidden/>
              </w:rPr>
              <w:fldChar w:fldCharType="begin"/>
            </w:r>
            <w:r>
              <w:rPr>
                <w:noProof/>
                <w:webHidden/>
              </w:rPr>
              <w:instrText xml:space="preserve"> PAGEREF _Toc223157455 \h </w:instrText>
            </w:r>
            <w:r>
              <w:rPr>
                <w:noProof/>
                <w:webHidden/>
              </w:rPr>
            </w:r>
            <w:r>
              <w:rPr>
                <w:noProof/>
                <w:webHidden/>
              </w:rPr>
              <w:fldChar w:fldCharType="separate"/>
            </w:r>
            <w:r w:rsidR="00A10686">
              <w:rPr>
                <w:noProof/>
                <w:webHidden/>
              </w:rPr>
              <w:t>16</w:t>
            </w:r>
            <w:r>
              <w:rPr>
                <w:noProof/>
                <w:webHidden/>
              </w:rPr>
              <w:fldChar w:fldCharType="end"/>
            </w:r>
          </w:hyperlink>
        </w:p>
        <w:p w14:paraId="08DAB646" w14:textId="726FCC3D" w:rsidR="0098734B" w:rsidRDefault="0098734B">
          <w:pPr>
            <w:pStyle w:val="TOC1"/>
            <w:tabs>
              <w:tab w:val="right" w:leader="dot" w:pos="9350"/>
            </w:tabs>
            <w:rPr>
              <w:noProof/>
              <w:kern w:val="2"/>
              <w:sz w:val="24"/>
              <w:szCs w:val="24"/>
              <w14:ligatures w14:val="standardContextual"/>
            </w:rPr>
          </w:pPr>
          <w:hyperlink w:anchor="_Toc223157456" w:history="1">
            <w:r w:rsidRPr="004A79C4">
              <w:rPr>
                <w:rStyle w:val="Hyperlink"/>
                <w:noProof/>
              </w:rPr>
              <w:t>5. Preservation Operating Model and Architectural Constraints</w:t>
            </w:r>
            <w:r>
              <w:rPr>
                <w:noProof/>
                <w:webHidden/>
              </w:rPr>
              <w:tab/>
            </w:r>
            <w:r>
              <w:rPr>
                <w:noProof/>
                <w:webHidden/>
              </w:rPr>
              <w:fldChar w:fldCharType="begin"/>
            </w:r>
            <w:r>
              <w:rPr>
                <w:noProof/>
                <w:webHidden/>
              </w:rPr>
              <w:instrText xml:space="preserve"> PAGEREF _Toc223157456 \h </w:instrText>
            </w:r>
            <w:r>
              <w:rPr>
                <w:noProof/>
                <w:webHidden/>
              </w:rPr>
            </w:r>
            <w:r>
              <w:rPr>
                <w:noProof/>
                <w:webHidden/>
              </w:rPr>
              <w:fldChar w:fldCharType="separate"/>
            </w:r>
            <w:r w:rsidR="00A10686">
              <w:rPr>
                <w:noProof/>
                <w:webHidden/>
              </w:rPr>
              <w:t>17</w:t>
            </w:r>
            <w:r>
              <w:rPr>
                <w:noProof/>
                <w:webHidden/>
              </w:rPr>
              <w:fldChar w:fldCharType="end"/>
            </w:r>
          </w:hyperlink>
        </w:p>
        <w:p w14:paraId="498F43AA" w14:textId="4E51F60A" w:rsidR="0098734B" w:rsidRDefault="0098734B">
          <w:pPr>
            <w:pStyle w:val="TOC2"/>
            <w:tabs>
              <w:tab w:val="right" w:leader="dot" w:pos="9350"/>
            </w:tabs>
            <w:rPr>
              <w:noProof/>
              <w:kern w:val="2"/>
              <w:sz w:val="24"/>
              <w:szCs w:val="24"/>
              <w14:ligatures w14:val="standardContextual"/>
            </w:rPr>
          </w:pPr>
          <w:hyperlink w:anchor="_Toc223157457" w:history="1">
            <w:r w:rsidRPr="004A79C4">
              <w:rPr>
                <w:rStyle w:val="Hyperlink"/>
                <w:noProof/>
              </w:rPr>
              <w:t>5.1 Architectural Role of the Preservation System of Record</w:t>
            </w:r>
            <w:r>
              <w:rPr>
                <w:noProof/>
                <w:webHidden/>
              </w:rPr>
              <w:tab/>
            </w:r>
            <w:r>
              <w:rPr>
                <w:noProof/>
                <w:webHidden/>
              </w:rPr>
              <w:fldChar w:fldCharType="begin"/>
            </w:r>
            <w:r>
              <w:rPr>
                <w:noProof/>
                <w:webHidden/>
              </w:rPr>
              <w:instrText xml:space="preserve"> PAGEREF _Toc223157457 \h </w:instrText>
            </w:r>
            <w:r>
              <w:rPr>
                <w:noProof/>
                <w:webHidden/>
              </w:rPr>
            </w:r>
            <w:r>
              <w:rPr>
                <w:noProof/>
                <w:webHidden/>
              </w:rPr>
              <w:fldChar w:fldCharType="separate"/>
            </w:r>
            <w:r w:rsidR="00A10686">
              <w:rPr>
                <w:noProof/>
                <w:webHidden/>
              </w:rPr>
              <w:t>17</w:t>
            </w:r>
            <w:r>
              <w:rPr>
                <w:noProof/>
                <w:webHidden/>
              </w:rPr>
              <w:fldChar w:fldCharType="end"/>
            </w:r>
          </w:hyperlink>
        </w:p>
        <w:p w14:paraId="1823BF5B" w14:textId="1A445CFD" w:rsidR="0098734B" w:rsidRDefault="0098734B">
          <w:pPr>
            <w:pStyle w:val="TOC2"/>
            <w:tabs>
              <w:tab w:val="right" w:leader="dot" w:pos="9350"/>
            </w:tabs>
            <w:rPr>
              <w:noProof/>
              <w:kern w:val="2"/>
              <w:sz w:val="24"/>
              <w:szCs w:val="24"/>
              <w14:ligatures w14:val="standardContextual"/>
            </w:rPr>
          </w:pPr>
          <w:hyperlink w:anchor="_Toc223157458" w:history="1">
            <w:r w:rsidRPr="004A79C4">
              <w:rPr>
                <w:rStyle w:val="Hyperlink"/>
                <w:noProof/>
              </w:rPr>
              <w:t>5.2 Preservation Postures</w:t>
            </w:r>
            <w:r>
              <w:rPr>
                <w:noProof/>
                <w:webHidden/>
              </w:rPr>
              <w:tab/>
            </w:r>
            <w:r>
              <w:rPr>
                <w:noProof/>
                <w:webHidden/>
              </w:rPr>
              <w:fldChar w:fldCharType="begin"/>
            </w:r>
            <w:r>
              <w:rPr>
                <w:noProof/>
                <w:webHidden/>
              </w:rPr>
              <w:instrText xml:space="preserve"> PAGEREF _Toc223157458 \h </w:instrText>
            </w:r>
            <w:r>
              <w:rPr>
                <w:noProof/>
                <w:webHidden/>
              </w:rPr>
            </w:r>
            <w:r>
              <w:rPr>
                <w:noProof/>
                <w:webHidden/>
              </w:rPr>
              <w:fldChar w:fldCharType="separate"/>
            </w:r>
            <w:r w:rsidR="00A10686">
              <w:rPr>
                <w:noProof/>
                <w:webHidden/>
              </w:rPr>
              <w:t>17</w:t>
            </w:r>
            <w:r>
              <w:rPr>
                <w:noProof/>
                <w:webHidden/>
              </w:rPr>
              <w:fldChar w:fldCharType="end"/>
            </w:r>
          </w:hyperlink>
        </w:p>
        <w:p w14:paraId="2E70BD6F" w14:textId="3AE39275" w:rsidR="0098734B" w:rsidRDefault="0098734B">
          <w:pPr>
            <w:pStyle w:val="TOC3"/>
            <w:tabs>
              <w:tab w:val="right" w:leader="dot" w:pos="9350"/>
            </w:tabs>
            <w:rPr>
              <w:noProof/>
            </w:rPr>
          </w:pPr>
          <w:hyperlink w:anchor="_Toc223157459" w:history="1">
            <w:r w:rsidRPr="004A79C4">
              <w:rPr>
                <w:rStyle w:val="Hyperlink"/>
                <w:noProof/>
              </w:rPr>
              <w:t>Posture A - Preserve-in-Place (Policy-Based Holds)</w:t>
            </w:r>
            <w:r>
              <w:rPr>
                <w:noProof/>
                <w:webHidden/>
              </w:rPr>
              <w:tab/>
            </w:r>
            <w:r>
              <w:rPr>
                <w:noProof/>
                <w:webHidden/>
              </w:rPr>
              <w:fldChar w:fldCharType="begin"/>
            </w:r>
            <w:r>
              <w:rPr>
                <w:noProof/>
                <w:webHidden/>
              </w:rPr>
              <w:instrText xml:space="preserve"> PAGEREF _Toc223157459 \h </w:instrText>
            </w:r>
            <w:r>
              <w:rPr>
                <w:noProof/>
                <w:webHidden/>
              </w:rPr>
            </w:r>
            <w:r>
              <w:rPr>
                <w:noProof/>
                <w:webHidden/>
              </w:rPr>
              <w:fldChar w:fldCharType="separate"/>
            </w:r>
            <w:r w:rsidR="00A10686">
              <w:rPr>
                <w:noProof/>
                <w:webHidden/>
              </w:rPr>
              <w:t>17</w:t>
            </w:r>
            <w:r>
              <w:rPr>
                <w:noProof/>
                <w:webHidden/>
              </w:rPr>
              <w:fldChar w:fldCharType="end"/>
            </w:r>
          </w:hyperlink>
        </w:p>
        <w:p w14:paraId="362007B8" w14:textId="2421A969" w:rsidR="0098734B" w:rsidRDefault="0098734B">
          <w:pPr>
            <w:pStyle w:val="TOC3"/>
            <w:tabs>
              <w:tab w:val="right" w:leader="dot" w:pos="9350"/>
            </w:tabs>
            <w:rPr>
              <w:noProof/>
            </w:rPr>
          </w:pPr>
          <w:hyperlink w:anchor="_Toc223157460" w:history="1">
            <w:r w:rsidRPr="004A79C4">
              <w:rPr>
                <w:rStyle w:val="Hyperlink"/>
                <w:noProof/>
              </w:rPr>
              <w:t>Posture B - Collect-to-Preserve (Reconstruction-Focused Baseline)</w:t>
            </w:r>
            <w:r>
              <w:rPr>
                <w:noProof/>
                <w:webHidden/>
              </w:rPr>
              <w:tab/>
            </w:r>
            <w:r>
              <w:rPr>
                <w:noProof/>
                <w:webHidden/>
              </w:rPr>
              <w:fldChar w:fldCharType="begin"/>
            </w:r>
            <w:r>
              <w:rPr>
                <w:noProof/>
                <w:webHidden/>
              </w:rPr>
              <w:instrText xml:space="preserve"> PAGEREF _Toc223157460 \h </w:instrText>
            </w:r>
            <w:r>
              <w:rPr>
                <w:noProof/>
                <w:webHidden/>
              </w:rPr>
            </w:r>
            <w:r>
              <w:rPr>
                <w:noProof/>
                <w:webHidden/>
              </w:rPr>
              <w:fldChar w:fldCharType="separate"/>
            </w:r>
            <w:r w:rsidR="00A10686">
              <w:rPr>
                <w:noProof/>
                <w:webHidden/>
              </w:rPr>
              <w:t>18</w:t>
            </w:r>
            <w:r>
              <w:rPr>
                <w:noProof/>
                <w:webHidden/>
              </w:rPr>
              <w:fldChar w:fldCharType="end"/>
            </w:r>
          </w:hyperlink>
        </w:p>
        <w:p w14:paraId="05D4E0C2" w14:textId="008996DF" w:rsidR="0098734B" w:rsidRDefault="0098734B">
          <w:pPr>
            <w:pStyle w:val="TOC3"/>
            <w:tabs>
              <w:tab w:val="right" w:leader="dot" w:pos="9350"/>
            </w:tabs>
            <w:rPr>
              <w:noProof/>
            </w:rPr>
          </w:pPr>
          <w:hyperlink w:anchor="_Toc223157461" w:history="1">
            <w:r w:rsidRPr="004A79C4">
              <w:rPr>
                <w:rStyle w:val="Hyperlink"/>
                <w:noProof/>
              </w:rPr>
              <w:t>Posture C - Always-On Capture (Defined Populations)</w:t>
            </w:r>
            <w:r>
              <w:rPr>
                <w:noProof/>
                <w:webHidden/>
              </w:rPr>
              <w:tab/>
            </w:r>
            <w:r>
              <w:rPr>
                <w:noProof/>
                <w:webHidden/>
              </w:rPr>
              <w:fldChar w:fldCharType="begin"/>
            </w:r>
            <w:r>
              <w:rPr>
                <w:noProof/>
                <w:webHidden/>
              </w:rPr>
              <w:instrText xml:space="preserve"> PAGEREF _Toc223157461 \h </w:instrText>
            </w:r>
            <w:r>
              <w:rPr>
                <w:noProof/>
                <w:webHidden/>
              </w:rPr>
            </w:r>
            <w:r>
              <w:rPr>
                <w:noProof/>
                <w:webHidden/>
              </w:rPr>
              <w:fldChar w:fldCharType="separate"/>
            </w:r>
            <w:r w:rsidR="00A10686">
              <w:rPr>
                <w:noProof/>
                <w:webHidden/>
              </w:rPr>
              <w:t>18</w:t>
            </w:r>
            <w:r>
              <w:rPr>
                <w:noProof/>
                <w:webHidden/>
              </w:rPr>
              <w:fldChar w:fldCharType="end"/>
            </w:r>
          </w:hyperlink>
        </w:p>
        <w:p w14:paraId="52BF2DD2" w14:textId="3D0519FD" w:rsidR="0098734B" w:rsidRDefault="0098734B">
          <w:pPr>
            <w:pStyle w:val="TOC3"/>
            <w:tabs>
              <w:tab w:val="right" w:leader="dot" w:pos="9350"/>
            </w:tabs>
            <w:rPr>
              <w:noProof/>
            </w:rPr>
          </w:pPr>
          <w:hyperlink w:anchor="_Toc223157462" w:history="1">
            <w:r w:rsidRPr="004A79C4">
              <w:rPr>
                <w:rStyle w:val="Hyperlink"/>
                <w:noProof/>
              </w:rPr>
              <w:t>Posture D - Full-Tenant Archive</w:t>
            </w:r>
            <w:r>
              <w:rPr>
                <w:noProof/>
                <w:webHidden/>
              </w:rPr>
              <w:tab/>
            </w:r>
            <w:r>
              <w:rPr>
                <w:noProof/>
                <w:webHidden/>
              </w:rPr>
              <w:fldChar w:fldCharType="begin"/>
            </w:r>
            <w:r>
              <w:rPr>
                <w:noProof/>
                <w:webHidden/>
              </w:rPr>
              <w:instrText xml:space="preserve"> PAGEREF _Toc223157462 \h </w:instrText>
            </w:r>
            <w:r>
              <w:rPr>
                <w:noProof/>
                <w:webHidden/>
              </w:rPr>
            </w:r>
            <w:r>
              <w:rPr>
                <w:noProof/>
                <w:webHidden/>
              </w:rPr>
              <w:fldChar w:fldCharType="separate"/>
            </w:r>
            <w:r w:rsidR="00A10686">
              <w:rPr>
                <w:noProof/>
                <w:webHidden/>
              </w:rPr>
              <w:t>18</w:t>
            </w:r>
            <w:r>
              <w:rPr>
                <w:noProof/>
                <w:webHidden/>
              </w:rPr>
              <w:fldChar w:fldCharType="end"/>
            </w:r>
          </w:hyperlink>
        </w:p>
        <w:p w14:paraId="0B4DA5BD" w14:textId="593B8CD6" w:rsidR="0098734B" w:rsidRDefault="0098734B">
          <w:pPr>
            <w:pStyle w:val="TOC2"/>
            <w:tabs>
              <w:tab w:val="right" w:leader="dot" w:pos="9350"/>
            </w:tabs>
            <w:rPr>
              <w:noProof/>
              <w:kern w:val="2"/>
              <w:sz w:val="24"/>
              <w:szCs w:val="24"/>
              <w14:ligatures w14:val="standardContextual"/>
            </w:rPr>
          </w:pPr>
          <w:hyperlink w:anchor="_Toc223157463" w:history="1">
            <w:r w:rsidRPr="004A79C4">
              <w:rPr>
                <w:rStyle w:val="Hyperlink"/>
                <w:noProof/>
              </w:rPr>
              <w:t>5.3 Enterprise Scale Constraints</w:t>
            </w:r>
            <w:r>
              <w:rPr>
                <w:noProof/>
                <w:webHidden/>
              </w:rPr>
              <w:tab/>
            </w:r>
            <w:r>
              <w:rPr>
                <w:noProof/>
                <w:webHidden/>
              </w:rPr>
              <w:fldChar w:fldCharType="begin"/>
            </w:r>
            <w:r>
              <w:rPr>
                <w:noProof/>
                <w:webHidden/>
              </w:rPr>
              <w:instrText xml:space="preserve"> PAGEREF _Toc223157463 \h </w:instrText>
            </w:r>
            <w:r>
              <w:rPr>
                <w:noProof/>
                <w:webHidden/>
              </w:rPr>
            </w:r>
            <w:r>
              <w:rPr>
                <w:noProof/>
                <w:webHidden/>
              </w:rPr>
              <w:fldChar w:fldCharType="separate"/>
            </w:r>
            <w:r w:rsidR="00A10686">
              <w:rPr>
                <w:noProof/>
                <w:webHidden/>
              </w:rPr>
              <w:t>19</w:t>
            </w:r>
            <w:r>
              <w:rPr>
                <w:noProof/>
                <w:webHidden/>
              </w:rPr>
              <w:fldChar w:fldCharType="end"/>
            </w:r>
          </w:hyperlink>
        </w:p>
        <w:p w14:paraId="3CDBEBF9" w14:textId="1E87BB68" w:rsidR="0098734B" w:rsidRDefault="0098734B">
          <w:pPr>
            <w:pStyle w:val="TOC2"/>
            <w:tabs>
              <w:tab w:val="right" w:leader="dot" w:pos="9350"/>
            </w:tabs>
            <w:rPr>
              <w:noProof/>
              <w:kern w:val="2"/>
              <w:sz w:val="24"/>
              <w:szCs w:val="24"/>
              <w14:ligatures w14:val="standardContextual"/>
            </w:rPr>
          </w:pPr>
          <w:hyperlink w:anchor="_Toc223157464" w:history="1">
            <w:r w:rsidRPr="004A79C4">
              <w:rPr>
                <w:rStyle w:val="Hyperlink"/>
                <w:noProof/>
              </w:rPr>
              <w:t>5.4 Time-to-Defensible-Outcome as the Governing Metric</w:t>
            </w:r>
            <w:r>
              <w:rPr>
                <w:noProof/>
                <w:webHidden/>
              </w:rPr>
              <w:tab/>
            </w:r>
            <w:r>
              <w:rPr>
                <w:noProof/>
                <w:webHidden/>
              </w:rPr>
              <w:fldChar w:fldCharType="begin"/>
            </w:r>
            <w:r>
              <w:rPr>
                <w:noProof/>
                <w:webHidden/>
              </w:rPr>
              <w:instrText xml:space="preserve"> PAGEREF _Toc223157464 \h </w:instrText>
            </w:r>
            <w:r>
              <w:rPr>
                <w:noProof/>
                <w:webHidden/>
              </w:rPr>
            </w:r>
            <w:r>
              <w:rPr>
                <w:noProof/>
                <w:webHidden/>
              </w:rPr>
              <w:fldChar w:fldCharType="separate"/>
            </w:r>
            <w:r w:rsidR="00A10686">
              <w:rPr>
                <w:noProof/>
                <w:webHidden/>
              </w:rPr>
              <w:t>19</w:t>
            </w:r>
            <w:r>
              <w:rPr>
                <w:noProof/>
                <w:webHidden/>
              </w:rPr>
              <w:fldChar w:fldCharType="end"/>
            </w:r>
          </w:hyperlink>
        </w:p>
        <w:p w14:paraId="5BF87EA8" w14:textId="5E68D8E2" w:rsidR="0098734B" w:rsidRDefault="0098734B">
          <w:pPr>
            <w:pStyle w:val="TOC2"/>
            <w:tabs>
              <w:tab w:val="right" w:leader="dot" w:pos="9350"/>
            </w:tabs>
            <w:rPr>
              <w:noProof/>
              <w:kern w:val="2"/>
              <w:sz w:val="24"/>
              <w:szCs w:val="24"/>
              <w14:ligatures w14:val="standardContextual"/>
            </w:rPr>
          </w:pPr>
          <w:hyperlink w:anchor="_Toc223157465" w:history="1">
            <w:r w:rsidRPr="004A79C4">
              <w:rPr>
                <w:rStyle w:val="Hyperlink"/>
                <w:noProof/>
              </w:rPr>
              <w:t>5.5 Throttling, Retries, and Deterministic Outcomes</w:t>
            </w:r>
            <w:r>
              <w:rPr>
                <w:noProof/>
                <w:webHidden/>
              </w:rPr>
              <w:tab/>
            </w:r>
            <w:r>
              <w:rPr>
                <w:noProof/>
                <w:webHidden/>
              </w:rPr>
              <w:fldChar w:fldCharType="begin"/>
            </w:r>
            <w:r>
              <w:rPr>
                <w:noProof/>
                <w:webHidden/>
              </w:rPr>
              <w:instrText xml:space="preserve"> PAGEREF _Toc223157465 \h </w:instrText>
            </w:r>
            <w:r>
              <w:rPr>
                <w:noProof/>
                <w:webHidden/>
              </w:rPr>
            </w:r>
            <w:r>
              <w:rPr>
                <w:noProof/>
                <w:webHidden/>
              </w:rPr>
              <w:fldChar w:fldCharType="separate"/>
            </w:r>
            <w:r w:rsidR="00A10686">
              <w:rPr>
                <w:noProof/>
                <w:webHidden/>
              </w:rPr>
              <w:t>20</w:t>
            </w:r>
            <w:r>
              <w:rPr>
                <w:noProof/>
                <w:webHidden/>
              </w:rPr>
              <w:fldChar w:fldCharType="end"/>
            </w:r>
          </w:hyperlink>
        </w:p>
        <w:p w14:paraId="671FCCA5" w14:textId="1B08B79F" w:rsidR="0098734B" w:rsidRDefault="0098734B">
          <w:pPr>
            <w:pStyle w:val="TOC1"/>
            <w:tabs>
              <w:tab w:val="right" w:leader="dot" w:pos="9350"/>
            </w:tabs>
            <w:rPr>
              <w:noProof/>
              <w:kern w:val="2"/>
              <w:sz w:val="24"/>
              <w:szCs w:val="24"/>
              <w14:ligatures w14:val="standardContextual"/>
            </w:rPr>
          </w:pPr>
          <w:hyperlink w:anchor="_Toc223157466" w:history="1">
            <w:r w:rsidRPr="004A79C4">
              <w:rPr>
                <w:rStyle w:val="Hyperlink"/>
                <w:noProof/>
              </w:rPr>
              <w:t>6. Measurable Evaluation Framework</w:t>
            </w:r>
            <w:r>
              <w:rPr>
                <w:noProof/>
                <w:webHidden/>
              </w:rPr>
              <w:tab/>
            </w:r>
            <w:r>
              <w:rPr>
                <w:noProof/>
                <w:webHidden/>
              </w:rPr>
              <w:fldChar w:fldCharType="begin"/>
            </w:r>
            <w:r>
              <w:rPr>
                <w:noProof/>
                <w:webHidden/>
              </w:rPr>
              <w:instrText xml:space="preserve"> PAGEREF _Toc223157466 \h </w:instrText>
            </w:r>
            <w:r>
              <w:rPr>
                <w:noProof/>
                <w:webHidden/>
              </w:rPr>
            </w:r>
            <w:r>
              <w:rPr>
                <w:noProof/>
                <w:webHidden/>
              </w:rPr>
              <w:fldChar w:fldCharType="separate"/>
            </w:r>
            <w:r w:rsidR="00A10686">
              <w:rPr>
                <w:noProof/>
                <w:webHidden/>
              </w:rPr>
              <w:t>20</w:t>
            </w:r>
            <w:r>
              <w:rPr>
                <w:noProof/>
                <w:webHidden/>
              </w:rPr>
              <w:fldChar w:fldCharType="end"/>
            </w:r>
          </w:hyperlink>
        </w:p>
        <w:p w14:paraId="49FAB912" w14:textId="166023F0" w:rsidR="0098734B" w:rsidRDefault="0098734B">
          <w:pPr>
            <w:pStyle w:val="TOC2"/>
            <w:tabs>
              <w:tab w:val="right" w:leader="dot" w:pos="9350"/>
            </w:tabs>
            <w:rPr>
              <w:noProof/>
              <w:kern w:val="2"/>
              <w:sz w:val="24"/>
              <w:szCs w:val="24"/>
              <w14:ligatures w14:val="standardContextual"/>
            </w:rPr>
          </w:pPr>
          <w:hyperlink w:anchor="_Toc223157467" w:history="1">
            <w:r w:rsidRPr="004A79C4">
              <w:rPr>
                <w:rStyle w:val="Hyperlink"/>
                <w:noProof/>
              </w:rPr>
              <w:t>6.1 Evaluation Categories</w:t>
            </w:r>
            <w:r>
              <w:rPr>
                <w:noProof/>
                <w:webHidden/>
              </w:rPr>
              <w:tab/>
            </w:r>
            <w:r>
              <w:rPr>
                <w:noProof/>
                <w:webHidden/>
              </w:rPr>
              <w:fldChar w:fldCharType="begin"/>
            </w:r>
            <w:r>
              <w:rPr>
                <w:noProof/>
                <w:webHidden/>
              </w:rPr>
              <w:instrText xml:space="preserve"> PAGEREF _Toc223157467 \h </w:instrText>
            </w:r>
            <w:r>
              <w:rPr>
                <w:noProof/>
                <w:webHidden/>
              </w:rPr>
            </w:r>
            <w:r>
              <w:rPr>
                <w:noProof/>
                <w:webHidden/>
              </w:rPr>
              <w:fldChar w:fldCharType="separate"/>
            </w:r>
            <w:r w:rsidR="00A10686">
              <w:rPr>
                <w:noProof/>
                <w:webHidden/>
              </w:rPr>
              <w:t>20</w:t>
            </w:r>
            <w:r>
              <w:rPr>
                <w:noProof/>
                <w:webHidden/>
              </w:rPr>
              <w:fldChar w:fldCharType="end"/>
            </w:r>
          </w:hyperlink>
        </w:p>
        <w:p w14:paraId="329ACD4B" w14:textId="5DFDC172" w:rsidR="0098734B" w:rsidRDefault="0098734B">
          <w:pPr>
            <w:pStyle w:val="TOC2"/>
            <w:tabs>
              <w:tab w:val="right" w:leader="dot" w:pos="9350"/>
            </w:tabs>
            <w:rPr>
              <w:noProof/>
              <w:kern w:val="2"/>
              <w:sz w:val="24"/>
              <w:szCs w:val="24"/>
              <w14:ligatures w14:val="standardContextual"/>
            </w:rPr>
          </w:pPr>
          <w:hyperlink w:anchor="_Toc223157468" w:history="1">
            <w:r w:rsidRPr="004A79C4">
              <w:rPr>
                <w:rStyle w:val="Hyperlink"/>
                <w:noProof/>
              </w:rPr>
              <w:t>6.2 Conformance Levels</w:t>
            </w:r>
            <w:r>
              <w:rPr>
                <w:noProof/>
                <w:webHidden/>
              </w:rPr>
              <w:tab/>
            </w:r>
            <w:r>
              <w:rPr>
                <w:noProof/>
                <w:webHidden/>
              </w:rPr>
              <w:fldChar w:fldCharType="begin"/>
            </w:r>
            <w:r>
              <w:rPr>
                <w:noProof/>
                <w:webHidden/>
              </w:rPr>
              <w:instrText xml:space="preserve"> PAGEREF _Toc223157468 \h </w:instrText>
            </w:r>
            <w:r>
              <w:rPr>
                <w:noProof/>
                <w:webHidden/>
              </w:rPr>
            </w:r>
            <w:r>
              <w:rPr>
                <w:noProof/>
                <w:webHidden/>
              </w:rPr>
              <w:fldChar w:fldCharType="separate"/>
            </w:r>
            <w:r w:rsidR="00A10686">
              <w:rPr>
                <w:noProof/>
                <w:webHidden/>
              </w:rPr>
              <w:t>21</w:t>
            </w:r>
            <w:r>
              <w:rPr>
                <w:noProof/>
                <w:webHidden/>
              </w:rPr>
              <w:fldChar w:fldCharType="end"/>
            </w:r>
          </w:hyperlink>
        </w:p>
        <w:p w14:paraId="77C28358" w14:textId="0A3DEA56" w:rsidR="0098734B" w:rsidRDefault="0098734B">
          <w:pPr>
            <w:pStyle w:val="TOC2"/>
            <w:tabs>
              <w:tab w:val="right" w:leader="dot" w:pos="9350"/>
            </w:tabs>
            <w:rPr>
              <w:noProof/>
              <w:kern w:val="2"/>
              <w:sz w:val="24"/>
              <w:szCs w:val="24"/>
              <w14:ligatures w14:val="standardContextual"/>
            </w:rPr>
          </w:pPr>
          <w:hyperlink w:anchor="_Toc223157469" w:history="1">
            <w:r w:rsidRPr="004A79C4">
              <w:rPr>
                <w:rStyle w:val="Hyperlink"/>
                <w:noProof/>
              </w:rPr>
              <w:t>6.3 Minimum Conformance Tests</w:t>
            </w:r>
            <w:r>
              <w:rPr>
                <w:noProof/>
                <w:webHidden/>
              </w:rPr>
              <w:tab/>
            </w:r>
            <w:r>
              <w:rPr>
                <w:noProof/>
                <w:webHidden/>
              </w:rPr>
              <w:fldChar w:fldCharType="begin"/>
            </w:r>
            <w:r>
              <w:rPr>
                <w:noProof/>
                <w:webHidden/>
              </w:rPr>
              <w:instrText xml:space="preserve"> PAGEREF _Toc223157469 \h </w:instrText>
            </w:r>
            <w:r>
              <w:rPr>
                <w:noProof/>
                <w:webHidden/>
              </w:rPr>
            </w:r>
            <w:r>
              <w:rPr>
                <w:noProof/>
                <w:webHidden/>
              </w:rPr>
              <w:fldChar w:fldCharType="separate"/>
            </w:r>
            <w:r w:rsidR="00A10686">
              <w:rPr>
                <w:noProof/>
                <w:webHidden/>
              </w:rPr>
              <w:t>21</w:t>
            </w:r>
            <w:r>
              <w:rPr>
                <w:noProof/>
                <w:webHidden/>
              </w:rPr>
              <w:fldChar w:fldCharType="end"/>
            </w:r>
          </w:hyperlink>
        </w:p>
        <w:p w14:paraId="7C35C3A5" w14:textId="18C87D7B" w:rsidR="0098734B" w:rsidRDefault="0098734B">
          <w:pPr>
            <w:pStyle w:val="TOC1"/>
            <w:tabs>
              <w:tab w:val="right" w:leader="dot" w:pos="9350"/>
            </w:tabs>
            <w:rPr>
              <w:noProof/>
              <w:kern w:val="2"/>
              <w:sz w:val="24"/>
              <w:szCs w:val="24"/>
              <w14:ligatures w14:val="standardContextual"/>
            </w:rPr>
          </w:pPr>
          <w:hyperlink w:anchor="_Toc223157470" w:history="1">
            <w:r w:rsidRPr="004A79C4">
              <w:rPr>
                <w:rStyle w:val="Hyperlink"/>
                <w:noProof/>
              </w:rPr>
              <w:t>7. Standard Governance and Adoption</w:t>
            </w:r>
            <w:r>
              <w:rPr>
                <w:noProof/>
                <w:webHidden/>
              </w:rPr>
              <w:tab/>
            </w:r>
            <w:r>
              <w:rPr>
                <w:noProof/>
                <w:webHidden/>
              </w:rPr>
              <w:fldChar w:fldCharType="begin"/>
            </w:r>
            <w:r>
              <w:rPr>
                <w:noProof/>
                <w:webHidden/>
              </w:rPr>
              <w:instrText xml:space="preserve"> PAGEREF _Toc223157470 \h </w:instrText>
            </w:r>
            <w:r>
              <w:rPr>
                <w:noProof/>
                <w:webHidden/>
              </w:rPr>
            </w:r>
            <w:r>
              <w:rPr>
                <w:noProof/>
                <w:webHidden/>
              </w:rPr>
              <w:fldChar w:fldCharType="separate"/>
            </w:r>
            <w:r w:rsidR="00A10686">
              <w:rPr>
                <w:noProof/>
                <w:webHidden/>
              </w:rPr>
              <w:t>22</w:t>
            </w:r>
            <w:r>
              <w:rPr>
                <w:noProof/>
                <w:webHidden/>
              </w:rPr>
              <w:fldChar w:fldCharType="end"/>
            </w:r>
          </w:hyperlink>
        </w:p>
        <w:p w14:paraId="359F9ABC" w14:textId="525227DB" w:rsidR="0098734B" w:rsidRDefault="0098734B">
          <w:pPr>
            <w:pStyle w:val="TOC2"/>
            <w:tabs>
              <w:tab w:val="right" w:leader="dot" w:pos="9350"/>
            </w:tabs>
            <w:rPr>
              <w:noProof/>
              <w:kern w:val="2"/>
              <w:sz w:val="24"/>
              <w:szCs w:val="24"/>
              <w14:ligatures w14:val="standardContextual"/>
            </w:rPr>
          </w:pPr>
          <w:hyperlink w:anchor="_Toc223157471" w:history="1">
            <w:r w:rsidRPr="004A79C4">
              <w:rPr>
                <w:rStyle w:val="Hyperlink"/>
                <w:noProof/>
              </w:rPr>
              <w:t>7.1 Why a Standard Is Needed</w:t>
            </w:r>
            <w:r>
              <w:rPr>
                <w:noProof/>
                <w:webHidden/>
              </w:rPr>
              <w:tab/>
            </w:r>
            <w:r>
              <w:rPr>
                <w:noProof/>
                <w:webHidden/>
              </w:rPr>
              <w:fldChar w:fldCharType="begin"/>
            </w:r>
            <w:r>
              <w:rPr>
                <w:noProof/>
                <w:webHidden/>
              </w:rPr>
              <w:instrText xml:space="preserve"> PAGEREF _Toc223157471 \h </w:instrText>
            </w:r>
            <w:r>
              <w:rPr>
                <w:noProof/>
                <w:webHidden/>
              </w:rPr>
            </w:r>
            <w:r>
              <w:rPr>
                <w:noProof/>
                <w:webHidden/>
              </w:rPr>
              <w:fldChar w:fldCharType="separate"/>
            </w:r>
            <w:r w:rsidR="00A10686">
              <w:rPr>
                <w:noProof/>
                <w:webHidden/>
              </w:rPr>
              <w:t>22</w:t>
            </w:r>
            <w:r>
              <w:rPr>
                <w:noProof/>
                <w:webHidden/>
              </w:rPr>
              <w:fldChar w:fldCharType="end"/>
            </w:r>
          </w:hyperlink>
        </w:p>
        <w:p w14:paraId="46FFF9A2" w14:textId="27D630E5" w:rsidR="0098734B" w:rsidRDefault="0098734B">
          <w:pPr>
            <w:pStyle w:val="TOC2"/>
            <w:tabs>
              <w:tab w:val="right" w:leader="dot" w:pos="9350"/>
            </w:tabs>
            <w:rPr>
              <w:noProof/>
              <w:kern w:val="2"/>
              <w:sz w:val="24"/>
              <w:szCs w:val="24"/>
              <w14:ligatures w14:val="standardContextual"/>
            </w:rPr>
          </w:pPr>
          <w:hyperlink w:anchor="_Toc223157472" w:history="1">
            <w:r w:rsidRPr="004A79C4">
              <w:rPr>
                <w:rStyle w:val="Hyperlink"/>
                <w:noProof/>
              </w:rPr>
              <w:t>7.2 Standard Artifacts</w:t>
            </w:r>
            <w:r>
              <w:rPr>
                <w:noProof/>
                <w:webHidden/>
              </w:rPr>
              <w:tab/>
            </w:r>
            <w:r>
              <w:rPr>
                <w:noProof/>
                <w:webHidden/>
              </w:rPr>
              <w:fldChar w:fldCharType="begin"/>
            </w:r>
            <w:r>
              <w:rPr>
                <w:noProof/>
                <w:webHidden/>
              </w:rPr>
              <w:instrText xml:space="preserve"> PAGEREF _Toc223157472 \h </w:instrText>
            </w:r>
            <w:r>
              <w:rPr>
                <w:noProof/>
                <w:webHidden/>
              </w:rPr>
            </w:r>
            <w:r>
              <w:rPr>
                <w:noProof/>
                <w:webHidden/>
              </w:rPr>
              <w:fldChar w:fldCharType="separate"/>
            </w:r>
            <w:r w:rsidR="00A10686">
              <w:rPr>
                <w:noProof/>
                <w:webHidden/>
              </w:rPr>
              <w:t>22</w:t>
            </w:r>
            <w:r>
              <w:rPr>
                <w:noProof/>
                <w:webHidden/>
              </w:rPr>
              <w:fldChar w:fldCharType="end"/>
            </w:r>
          </w:hyperlink>
        </w:p>
        <w:p w14:paraId="6518A5CC" w14:textId="339E9A0C" w:rsidR="0098734B" w:rsidRDefault="0098734B">
          <w:pPr>
            <w:pStyle w:val="TOC2"/>
            <w:tabs>
              <w:tab w:val="right" w:leader="dot" w:pos="9350"/>
            </w:tabs>
            <w:rPr>
              <w:noProof/>
              <w:kern w:val="2"/>
              <w:sz w:val="24"/>
              <w:szCs w:val="24"/>
              <w14:ligatures w14:val="standardContextual"/>
            </w:rPr>
          </w:pPr>
          <w:hyperlink w:anchor="_Toc223157473" w:history="1">
            <w:r w:rsidRPr="004A79C4">
              <w:rPr>
                <w:rStyle w:val="Hyperlink"/>
                <w:noProof/>
              </w:rPr>
              <w:t>7.3 Standard Versioning and Change Control</w:t>
            </w:r>
            <w:r>
              <w:rPr>
                <w:noProof/>
                <w:webHidden/>
              </w:rPr>
              <w:tab/>
            </w:r>
            <w:r>
              <w:rPr>
                <w:noProof/>
                <w:webHidden/>
              </w:rPr>
              <w:fldChar w:fldCharType="begin"/>
            </w:r>
            <w:r>
              <w:rPr>
                <w:noProof/>
                <w:webHidden/>
              </w:rPr>
              <w:instrText xml:space="preserve"> PAGEREF _Toc223157473 \h </w:instrText>
            </w:r>
            <w:r>
              <w:rPr>
                <w:noProof/>
                <w:webHidden/>
              </w:rPr>
            </w:r>
            <w:r>
              <w:rPr>
                <w:noProof/>
                <w:webHidden/>
              </w:rPr>
              <w:fldChar w:fldCharType="separate"/>
            </w:r>
            <w:r w:rsidR="00A10686">
              <w:rPr>
                <w:noProof/>
                <w:webHidden/>
              </w:rPr>
              <w:t>22</w:t>
            </w:r>
            <w:r>
              <w:rPr>
                <w:noProof/>
                <w:webHidden/>
              </w:rPr>
              <w:fldChar w:fldCharType="end"/>
            </w:r>
          </w:hyperlink>
        </w:p>
        <w:p w14:paraId="7D9D7D2A" w14:textId="1D94D89F" w:rsidR="0098734B" w:rsidRDefault="0098734B">
          <w:pPr>
            <w:pStyle w:val="TOC2"/>
            <w:tabs>
              <w:tab w:val="right" w:leader="dot" w:pos="9350"/>
            </w:tabs>
            <w:rPr>
              <w:noProof/>
              <w:kern w:val="2"/>
              <w:sz w:val="24"/>
              <w:szCs w:val="24"/>
              <w14:ligatures w14:val="standardContextual"/>
            </w:rPr>
          </w:pPr>
          <w:hyperlink w:anchor="_Toc223157474" w:history="1">
            <w:r w:rsidRPr="004A79C4">
              <w:rPr>
                <w:rStyle w:val="Hyperlink"/>
                <w:noProof/>
              </w:rPr>
              <w:t>7.4 Participation and Validation</w:t>
            </w:r>
            <w:r>
              <w:rPr>
                <w:noProof/>
                <w:webHidden/>
              </w:rPr>
              <w:tab/>
            </w:r>
            <w:r>
              <w:rPr>
                <w:noProof/>
                <w:webHidden/>
              </w:rPr>
              <w:fldChar w:fldCharType="begin"/>
            </w:r>
            <w:r>
              <w:rPr>
                <w:noProof/>
                <w:webHidden/>
              </w:rPr>
              <w:instrText xml:space="preserve"> PAGEREF _Toc223157474 \h </w:instrText>
            </w:r>
            <w:r>
              <w:rPr>
                <w:noProof/>
                <w:webHidden/>
              </w:rPr>
            </w:r>
            <w:r>
              <w:rPr>
                <w:noProof/>
                <w:webHidden/>
              </w:rPr>
              <w:fldChar w:fldCharType="separate"/>
            </w:r>
            <w:r w:rsidR="00A10686">
              <w:rPr>
                <w:noProof/>
                <w:webHidden/>
              </w:rPr>
              <w:t>23</w:t>
            </w:r>
            <w:r>
              <w:rPr>
                <w:noProof/>
                <w:webHidden/>
              </w:rPr>
              <w:fldChar w:fldCharType="end"/>
            </w:r>
          </w:hyperlink>
        </w:p>
        <w:p w14:paraId="1DD7B057" w14:textId="2A024A17" w:rsidR="0098734B" w:rsidRDefault="0098734B">
          <w:pPr>
            <w:pStyle w:val="TOC1"/>
            <w:tabs>
              <w:tab w:val="right" w:leader="dot" w:pos="9350"/>
            </w:tabs>
            <w:rPr>
              <w:noProof/>
              <w:kern w:val="2"/>
              <w:sz w:val="24"/>
              <w:szCs w:val="24"/>
              <w14:ligatures w14:val="standardContextual"/>
            </w:rPr>
          </w:pPr>
          <w:hyperlink w:anchor="_Toc223157475" w:history="1">
            <w:r w:rsidRPr="004A79C4">
              <w:rPr>
                <w:rStyle w:val="Hyperlink"/>
                <w:noProof/>
              </w:rPr>
              <w:t>Appendix A: Glossary</w:t>
            </w:r>
            <w:r>
              <w:rPr>
                <w:noProof/>
                <w:webHidden/>
              </w:rPr>
              <w:tab/>
            </w:r>
            <w:r>
              <w:rPr>
                <w:noProof/>
                <w:webHidden/>
              </w:rPr>
              <w:fldChar w:fldCharType="begin"/>
            </w:r>
            <w:r>
              <w:rPr>
                <w:noProof/>
                <w:webHidden/>
              </w:rPr>
              <w:instrText xml:space="preserve"> PAGEREF _Toc223157475 \h </w:instrText>
            </w:r>
            <w:r>
              <w:rPr>
                <w:noProof/>
                <w:webHidden/>
              </w:rPr>
            </w:r>
            <w:r>
              <w:rPr>
                <w:noProof/>
                <w:webHidden/>
              </w:rPr>
              <w:fldChar w:fldCharType="separate"/>
            </w:r>
            <w:r w:rsidR="00A10686">
              <w:rPr>
                <w:noProof/>
                <w:webHidden/>
              </w:rPr>
              <w:t>24</w:t>
            </w:r>
            <w:r>
              <w:rPr>
                <w:noProof/>
                <w:webHidden/>
              </w:rPr>
              <w:fldChar w:fldCharType="end"/>
            </w:r>
          </w:hyperlink>
        </w:p>
        <w:p w14:paraId="7694CBA6" w14:textId="3C3A96E8" w:rsidR="0098734B" w:rsidRDefault="0098734B">
          <w:pPr>
            <w:pStyle w:val="TOC1"/>
            <w:tabs>
              <w:tab w:val="right" w:leader="dot" w:pos="9350"/>
            </w:tabs>
            <w:rPr>
              <w:noProof/>
              <w:kern w:val="2"/>
              <w:sz w:val="24"/>
              <w:szCs w:val="24"/>
              <w14:ligatures w14:val="standardContextual"/>
            </w:rPr>
          </w:pPr>
          <w:hyperlink w:anchor="_Toc223157476" w:history="1">
            <w:r w:rsidRPr="004A79C4">
              <w:rPr>
                <w:rStyle w:val="Hyperlink"/>
                <w:noProof/>
              </w:rPr>
              <w:t>Appendix B: Reconstruction-Grade Requirements (RGR)</w:t>
            </w:r>
            <w:r>
              <w:rPr>
                <w:noProof/>
                <w:webHidden/>
              </w:rPr>
              <w:tab/>
            </w:r>
            <w:r>
              <w:rPr>
                <w:noProof/>
                <w:webHidden/>
              </w:rPr>
              <w:fldChar w:fldCharType="begin"/>
            </w:r>
            <w:r>
              <w:rPr>
                <w:noProof/>
                <w:webHidden/>
              </w:rPr>
              <w:instrText xml:space="preserve"> PAGEREF _Toc223157476 \h </w:instrText>
            </w:r>
            <w:r>
              <w:rPr>
                <w:noProof/>
                <w:webHidden/>
              </w:rPr>
            </w:r>
            <w:r>
              <w:rPr>
                <w:noProof/>
                <w:webHidden/>
              </w:rPr>
              <w:fldChar w:fldCharType="separate"/>
            </w:r>
            <w:r w:rsidR="00A10686">
              <w:rPr>
                <w:noProof/>
                <w:webHidden/>
              </w:rPr>
              <w:t>25</w:t>
            </w:r>
            <w:r>
              <w:rPr>
                <w:noProof/>
                <w:webHidden/>
              </w:rPr>
              <w:fldChar w:fldCharType="end"/>
            </w:r>
          </w:hyperlink>
        </w:p>
        <w:p w14:paraId="45559B89" w14:textId="0286D7D1" w:rsidR="0098734B" w:rsidRDefault="0098734B">
          <w:pPr>
            <w:pStyle w:val="TOC2"/>
            <w:tabs>
              <w:tab w:val="right" w:leader="dot" w:pos="9350"/>
            </w:tabs>
            <w:rPr>
              <w:noProof/>
              <w:kern w:val="2"/>
              <w:sz w:val="24"/>
              <w:szCs w:val="24"/>
              <w14:ligatures w14:val="standardContextual"/>
            </w:rPr>
          </w:pPr>
          <w:hyperlink w:anchor="_Toc223157477" w:history="1">
            <w:r w:rsidRPr="004A79C4">
              <w:rPr>
                <w:rStyle w:val="Hyperlink"/>
                <w:noProof/>
              </w:rPr>
              <w:t>B.0 Conformance Levels</w:t>
            </w:r>
            <w:r>
              <w:rPr>
                <w:noProof/>
                <w:webHidden/>
              </w:rPr>
              <w:tab/>
            </w:r>
            <w:r>
              <w:rPr>
                <w:noProof/>
                <w:webHidden/>
              </w:rPr>
              <w:fldChar w:fldCharType="begin"/>
            </w:r>
            <w:r>
              <w:rPr>
                <w:noProof/>
                <w:webHidden/>
              </w:rPr>
              <w:instrText xml:space="preserve"> PAGEREF _Toc223157477 \h </w:instrText>
            </w:r>
            <w:r>
              <w:rPr>
                <w:noProof/>
                <w:webHidden/>
              </w:rPr>
            </w:r>
            <w:r>
              <w:rPr>
                <w:noProof/>
                <w:webHidden/>
              </w:rPr>
              <w:fldChar w:fldCharType="separate"/>
            </w:r>
            <w:r w:rsidR="00A10686">
              <w:rPr>
                <w:noProof/>
                <w:webHidden/>
              </w:rPr>
              <w:t>25</w:t>
            </w:r>
            <w:r>
              <w:rPr>
                <w:noProof/>
                <w:webHidden/>
              </w:rPr>
              <w:fldChar w:fldCharType="end"/>
            </w:r>
          </w:hyperlink>
        </w:p>
        <w:p w14:paraId="003CB6E8" w14:textId="7301F1A5" w:rsidR="0098734B" w:rsidRDefault="0098734B">
          <w:pPr>
            <w:pStyle w:val="TOC2"/>
            <w:tabs>
              <w:tab w:val="right" w:leader="dot" w:pos="9350"/>
            </w:tabs>
            <w:rPr>
              <w:noProof/>
              <w:kern w:val="2"/>
              <w:sz w:val="24"/>
              <w:szCs w:val="24"/>
              <w14:ligatures w14:val="standardContextual"/>
            </w:rPr>
          </w:pPr>
          <w:hyperlink w:anchor="_Toc223157478" w:history="1">
            <w:r w:rsidRPr="004A79C4">
              <w:rPr>
                <w:rStyle w:val="Hyperlink"/>
                <w:noProof/>
              </w:rPr>
              <w:t>B.1 Identity Over Time (RGR-ID)</w:t>
            </w:r>
            <w:r>
              <w:rPr>
                <w:noProof/>
                <w:webHidden/>
              </w:rPr>
              <w:tab/>
            </w:r>
            <w:r>
              <w:rPr>
                <w:noProof/>
                <w:webHidden/>
              </w:rPr>
              <w:fldChar w:fldCharType="begin"/>
            </w:r>
            <w:r>
              <w:rPr>
                <w:noProof/>
                <w:webHidden/>
              </w:rPr>
              <w:instrText xml:space="preserve"> PAGEREF _Toc223157478 \h </w:instrText>
            </w:r>
            <w:r>
              <w:rPr>
                <w:noProof/>
                <w:webHidden/>
              </w:rPr>
            </w:r>
            <w:r>
              <w:rPr>
                <w:noProof/>
                <w:webHidden/>
              </w:rPr>
              <w:fldChar w:fldCharType="separate"/>
            </w:r>
            <w:r w:rsidR="00A10686">
              <w:rPr>
                <w:noProof/>
                <w:webHidden/>
              </w:rPr>
              <w:t>26</w:t>
            </w:r>
            <w:r>
              <w:rPr>
                <w:noProof/>
                <w:webHidden/>
              </w:rPr>
              <w:fldChar w:fldCharType="end"/>
            </w:r>
          </w:hyperlink>
        </w:p>
        <w:p w14:paraId="3441977B" w14:textId="18075818" w:rsidR="0098734B" w:rsidRDefault="0098734B">
          <w:pPr>
            <w:pStyle w:val="TOC2"/>
            <w:tabs>
              <w:tab w:val="right" w:leader="dot" w:pos="9350"/>
            </w:tabs>
            <w:rPr>
              <w:noProof/>
              <w:kern w:val="2"/>
              <w:sz w:val="24"/>
              <w:szCs w:val="24"/>
              <w14:ligatures w14:val="standardContextual"/>
            </w:rPr>
          </w:pPr>
          <w:hyperlink w:anchor="_Toc223157479" w:history="1">
            <w:r w:rsidRPr="004A79C4">
              <w:rPr>
                <w:rStyle w:val="Hyperlink"/>
                <w:noProof/>
              </w:rPr>
              <w:t>B.2 Audit and Behavior Evidence (RGR-AU)</w:t>
            </w:r>
            <w:r>
              <w:rPr>
                <w:noProof/>
                <w:webHidden/>
              </w:rPr>
              <w:tab/>
            </w:r>
            <w:r>
              <w:rPr>
                <w:noProof/>
                <w:webHidden/>
              </w:rPr>
              <w:fldChar w:fldCharType="begin"/>
            </w:r>
            <w:r>
              <w:rPr>
                <w:noProof/>
                <w:webHidden/>
              </w:rPr>
              <w:instrText xml:space="preserve"> PAGEREF _Toc223157479 \h </w:instrText>
            </w:r>
            <w:r>
              <w:rPr>
                <w:noProof/>
                <w:webHidden/>
              </w:rPr>
            </w:r>
            <w:r>
              <w:rPr>
                <w:noProof/>
                <w:webHidden/>
              </w:rPr>
              <w:fldChar w:fldCharType="separate"/>
            </w:r>
            <w:r w:rsidR="00A10686">
              <w:rPr>
                <w:noProof/>
                <w:webHidden/>
              </w:rPr>
              <w:t>26</w:t>
            </w:r>
            <w:r>
              <w:rPr>
                <w:noProof/>
                <w:webHidden/>
              </w:rPr>
              <w:fldChar w:fldCharType="end"/>
            </w:r>
          </w:hyperlink>
        </w:p>
        <w:p w14:paraId="535D222D" w14:textId="511D34A2" w:rsidR="0098734B" w:rsidRDefault="0098734B">
          <w:pPr>
            <w:pStyle w:val="TOC2"/>
            <w:tabs>
              <w:tab w:val="right" w:leader="dot" w:pos="9350"/>
            </w:tabs>
            <w:rPr>
              <w:noProof/>
              <w:kern w:val="2"/>
              <w:sz w:val="24"/>
              <w:szCs w:val="24"/>
              <w14:ligatures w14:val="standardContextual"/>
            </w:rPr>
          </w:pPr>
          <w:hyperlink w:anchor="_Toc223157480" w:history="1">
            <w:r w:rsidRPr="004A79C4">
              <w:rPr>
                <w:rStyle w:val="Hyperlink"/>
                <w:noProof/>
              </w:rPr>
              <w:t>B.3 Document State and Deterministic Resolution (RGR-DS)</w:t>
            </w:r>
            <w:r>
              <w:rPr>
                <w:noProof/>
                <w:webHidden/>
              </w:rPr>
              <w:tab/>
            </w:r>
            <w:r>
              <w:rPr>
                <w:noProof/>
                <w:webHidden/>
              </w:rPr>
              <w:fldChar w:fldCharType="begin"/>
            </w:r>
            <w:r>
              <w:rPr>
                <w:noProof/>
                <w:webHidden/>
              </w:rPr>
              <w:instrText xml:space="preserve"> PAGEREF _Toc223157480 \h </w:instrText>
            </w:r>
            <w:r>
              <w:rPr>
                <w:noProof/>
                <w:webHidden/>
              </w:rPr>
            </w:r>
            <w:r>
              <w:rPr>
                <w:noProof/>
                <w:webHidden/>
              </w:rPr>
              <w:fldChar w:fldCharType="separate"/>
            </w:r>
            <w:r w:rsidR="00A10686">
              <w:rPr>
                <w:noProof/>
                <w:webHidden/>
              </w:rPr>
              <w:t>27</w:t>
            </w:r>
            <w:r>
              <w:rPr>
                <w:noProof/>
                <w:webHidden/>
              </w:rPr>
              <w:fldChar w:fldCharType="end"/>
            </w:r>
          </w:hyperlink>
        </w:p>
        <w:p w14:paraId="36F4EE11" w14:textId="0473DA76" w:rsidR="0098734B" w:rsidRDefault="0098734B">
          <w:pPr>
            <w:pStyle w:val="TOC2"/>
            <w:tabs>
              <w:tab w:val="right" w:leader="dot" w:pos="9350"/>
            </w:tabs>
            <w:rPr>
              <w:noProof/>
              <w:kern w:val="2"/>
              <w:sz w:val="24"/>
              <w:szCs w:val="24"/>
              <w14:ligatures w14:val="standardContextual"/>
            </w:rPr>
          </w:pPr>
          <w:hyperlink w:anchor="_Toc223157481" w:history="1">
            <w:r w:rsidRPr="004A79C4">
              <w:rPr>
                <w:rStyle w:val="Hyperlink"/>
                <w:noProof/>
              </w:rPr>
              <w:t>B.4 Relationship Integrity (RGR-RL)</w:t>
            </w:r>
            <w:r>
              <w:rPr>
                <w:noProof/>
                <w:webHidden/>
              </w:rPr>
              <w:tab/>
            </w:r>
            <w:r>
              <w:rPr>
                <w:noProof/>
                <w:webHidden/>
              </w:rPr>
              <w:fldChar w:fldCharType="begin"/>
            </w:r>
            <w:r>
              <w:rPr>
                <w:noProof/>
                <w:webHidden/>
              </w:rPr>
              <w:instrText xml:space="preserve"> PAGEREF _Toc223157481 \h </w:instrText>
            </w:r>
            <w:r>
              <w:rPr>
                <w:noProof/>
                <w:webHidden/>
              </w:rPr>
            </w:r>
            <w:r>
              <w:rPr>
                <w:noProof/>
                <w:webHidden/>
              </w:rPr>
              <w:fldChar w:fldCharType="separate"/>
            </w:r>
            <w:r w:rsidR="00A10686">
              <w:rPr>
                <w:noProof/>
                <w:webHidden/>
              </w:rPr>
              <w:t>28</w:t>
            </w:r>
            <w:r>
              <w:rPr>
                <w:noProof/>
                <w:webHidden/>
              </w:rPr>
              <w:fldChar w:fldCharType="end"/>
            </w:r>
          </w:hyperlink>
        </w:p>
        <w:p w14:paraId="6D5DD438" w14:textId="24B48459" w:rsidR="0098734B" w:rsidRDefault="0098734B">
          <w:pPr>
            <w:pStyle w:val="TOC2"/>
            <w:tabs>
              <w:tab w:val="right" w:leader="dot" w:pos="9350"/>
            </w:tabs>
            <w:rPr>
              <w:noProof/>
              <w:kern w:val="2"/>
              <w:sz w:val="24"/>
              <w:szCs w:val="24"/>
              <w14:ligatures w14:val="standardContextual"/>
            </w:rPr>
          </w:pPr>
          <w:hyperlink w:anchor="_Toc223157482" w:history="1">
            <w:r w:rsidRPr="004A79C4">
              <w:rPr>
                <w:rStyle w:val="Hyperlink"/>
                <w:noProof/>
              </w:rPr>
              <w:t>B.5 Export and Reproducibility (RGR-EX)</w:t>
            </w:r>
            <w:r>
              <w:rPr>
                <w:noProof/>
                <w:webHidden/>
              </w:rPr>
              <w:tab/>
            </w:r>
            <w:r>
              <w:rPr>
                <w:noProof/>
                <w:webHidden/>
              </w:rPr>
              <w:fldChar w:fldCharType="begin"/>
            </w:r>
            <w:r>
              <w:rPr>
                <w:noProof/>
                <w:webHidden/>
              </w:rPr>
              <w:instrText xml:space="preserve"> PAGEREF _Toc223157482 \h </w:instrText>
            </w:r>
            <w:r>
              <w:rPr>
                <w:noProof/>
                <w:webHidden/>
              </w:rPr>
            </w:r>
            <w:r>
              <w:rPr>
                <w:noProof/>
                <w:webHidden/>
              </w:rPr>
              <w:fldChar w:fldCharType="separate"/>
            </w:r>
            <w:r w:rsidR="00A10686">
              <w:rPr>
                <w:noProof/>
                <w:webHidden/>
              </w:rPr>
              <w:t>28</w:t>
            </w:r>
            <w:r>
              <w:rPr>
                <w:noProof/>
                <w:webHidden/>
              </w:rPr>
              <w:fldChar w:fldCharType="end"/>
            </w:r>
          </w:hyperlink>
        </w:p>
        <w:p w14:paraId="43A36493" w14:textId="69680358" w:rsidR="0098734B" w:rsidRDefault="0098734B">
          <w:pPr>
            <w:pStyle w:val="TOC2"/>
            <w:tabs>
              <w:tab w:val="right" w:leader="dot" w:pos="9350"/>
            </w:tabs>
            <w:rPr>
              <w:noProof/>
              <w:kern w:val="2"/>
              <w:sz w:val="24"/>
              <w:szCs w:val="24"/>
              <w14:ligatures w14:val="standardContextual"/>
            </w:rPr>
          </w:pPr>
          <w:hyperlink w:anchor="_Toc223157483" w:history="1">
            <w:r w:rsidRPr="004A79C4">
              <w:rPr>
                <w:rStyle w:val="Hyperlink"/>
                <w:noProof/>
              </w:rPr>
              <w:t>B.6 Exception Determinism (RGR-ER)</w:t>
            </w:r>
            <w:r>
              <w:rPr>
                <w:noProof/>
                <w:webHidden/>
              </w:rPr>
              <w:tab/>
            </w:r>
            <w:r>
              <w:rPr>
                <w:noProof/>
                <w:webHidden/>
              </w:rPr>
              <w:fldChar w:fldCharType="begin"/>
            </w:r>
            <w:r>
              <w:rPr>
                <w:noProof/>
                <w:webHidden/>
              </w:rPr>
              <w:instrText xml:space="preserve"> PAGEREF _Toc223157483 \h </w:instrText>
            </w:r>
            <w:r>
              <w:rPr>
                <w:noProof/>
                <w:webHidden/>
              </w:rPr>
            </w:r>
            <w:r>
              <w:rPr>
                <w:noProof/>
                <w:webHidden/>
              </w:rPr>
              <w:fldChar w:fldCharType="separate"/>
            </w:r>
            <w:r w:rsidR="00A10686">
              <w:rPr>
                <w:noProof/>
                <w:webHidden/>
              </w:rPr>
              <w:t>29</w:t>
            </w:r>
            <w:r>
              <w:rPr>
                <w:noProof/>
                <w:webHidden/>
              </w:rPr>
              <w:fldChar w:fldCharType="end"/>
            </w:r>
          </w:hyperlink>
        </w:p>
        <w:p w14:paraId="6E563B88" w14:textId="1EF4878A" w:rsidR="0098734B" w:rsidRDefault="0098734B">
          <w:pPr>
            <w:pStyle w:val="TOC2"/>
            <w:tabs>
              <w:tab w:val="right" w:leader="dot" w:pos="9350"/>
            </w:tabs>
            <w:rPr>
              <w:noProof/>
              <w:kern w:val="2"/>
              <w:sz w:val="24"/>
              <w:szCs w:val="24"/>
              <w14:ligatures w14:val="standardContextual"/>
            </w:rPr>
          </w:pPr>
          <w:hyperlink w:anchor="_Toc223157484" w:history="1">
            <w:r w:rsidRPr="004A79C4">
              <w:rPr>
                <w:rStyle w:val="Hyperlink"/>
                <w:noProof/>
              </w:rPr>
              <w:t>Conformance Declaration</w:t>
            </w:r>
            <w:r>
              <w:rPr>
                <w:noProof/>
                <w:webHidden/>
              </w:rPr>
              <w:tab/>
            </w:r>
            <w:r>
              <w:rPr>
                <w:noProof/>
                <w:webHidden/>
              </w:rPr>
              <w:fldChar w:fldCharType="begin"/>
            </w:r>
            <w:r>
              <w:rPr>
                <w:noProof/>
                <w:webHidden/>
              </w:rPr>
              <w:instrText xml:space="preserve"> PAGEREF _Toc223157484 \h </w:instrText>
            </w:r>
            <w:r>
              <w:rPr>
                <w:noProof/>
                <w:webHidden/>
              </w:rPr>
            </w:r>
            <w:r>
              <w:rPr>
                <w:noProof/>
                <w:webHidden/>
              </w:rPr>
              <w:fldChar w:fldCharType="separate"/>
            </w:r>
            <w:r w:rsidR="00A10686">
              <w:rPr>
                <w:noProof/>
                <w:webHidden/>
              </w:rPr>
              <w:t>30</w:t>
            </w:r>
            <w:r>
              <w:rPr>
                <w:noProof/>
                <w:webHidden/>
              </w:rPr>
              <w:fldChar w:fldCharType="end"/>
            </w:r>
          </w:hyperlink>
        </w:p>
        <w:p w14:paraId="7D36D254" w14:textId="7D3041DA" w:rsidR="0098734B" w:rsidRDefault="0098734B">
          <w:pPr>
            <w:pStyle w:val="TOC1"/>
            <w:tabs>
              <w:tab w:val="right" w:leader="dot" w:pos="9350"/>
            </w:tabs>
            <w:rPr>
              <w:noProof/>
              <w:kern w:val="2"/>
              <w:sz w:val="24"/>
              <w:szCs w:val="24"/>
              <w14:ligatures w14:val="standardContextual"/>
            </w:rPr>
          </w:pPr>
          <w:hyperlink w:anchor="_Toc223157485" w:history="1">
            <w:r w:rsidRPr="004A79C4">
              <w:rPr>
                <w:rStyle w:val="Hyperlink"/>
                <w:noProof/>
              </w:rPr>
              <w:t>Appendix C: Export Manifest and Chain-of-Custody Profile</w:t>
            </w:r>
            <w:r>
              <w:rPr>
                <w:noProof/>
                <w:webHidden/>
              </w:rPr>
              <w:tab/>
            </w:r>
            <w:r>
              <w:rPr>
                <w:noProof/>
                <w:webHidden/>
              </w:rPr>
              <w:fldChar w:fldCharType="begin"/>
            </w:r>
            <w:r>
              <w:rPr>
                <w:noProof/>
                <w:webHidden/>
              </w:rPr>
              <w:instrText xml:space="preserve"> PAGEREF _Toc223157485 \h </w:instrText>
            </w:r>
            <w:r>
              <w:rPr>
                <w:noProof/>
                <w:webHidden/>
              </w:rPr>
            </w:r>
            <w:r>
              <w:rPr>
                <w:noProof/>
                <w:webHidden/>
              </w:rPr>
              <w:fldChar w:fldCharType="separate"/>
            </w:r>
            <w:r w:rsidR="00A10686">
              <w:rPr>
                <w:noProof/>
                <w:webHidden/>
              </w:rPr>
              <w:t>31</w:t>
            </w:r>
            <w:r>
              <w:rPr>
                <w:noProof/>
                <w:webHidden/>
              </w:rPr>
              <w:fldChar w:fldCharType="end"/>
            </w:r>
          </w:hyperlink>
        </w:p>
        <w:p w14:paraId="3B2FDF85" w14:textId="2C29007A" w:rsidR="0098734B" w:rsidRDefault="0098734B">
          <w:pPr>
            <w:pStyle w:val="TOC1"/>
            <w:tabs>
              <w:tab w:val="right" w:leader="dot" w:pos="9350"/>
            </w:tabs>
            <w:rPr>
              <w:noProof/>
              <w:kern w:val="2"/>
              <w:sz w:val="24"/>
              <w:szCs w:val="24"/>
              <w14:ligatures w14:val="standardContextual"/>
            </w:rPr>
          </w:pPr>
          <w:hyperlink w:anchor="_Toc223157486" w:history="1">
            <w:r w:rsidRPr="004A79C4">
              <w:rPr>
                <w:rStyle w:val="Hyperlink"/>
                <w:noProof/>
              </w:rPr>
              <w:t>Appendix D: Reconstruction Scenarios</w:t>
            </w:r>
            <w:r>
              <w:rPr>
                <w:noProof/>
                <w:webHidden/>
              </w:rPr>
              <w:tab/>
            </w:r>
            <w:r>
              <w:rPr>
                <w:noProof/>
                <w:webHidden/>
              </w:rPr>
              <w:fldChar w:fldCharType="begin"/>
            </w:r>
            <w:r>
              <w:rPr>
                <w:noProof/>
                <w:webHidden/>
              </w:rPr>
              <w:instrText xml:space="preserve"> PAGEREF _Toc223157486 \h </w:instrText>
            </w:r>
            <w:r>
              <w:rPr>
                <w:noProof/>
                <w:webHidden/>
              </w:rPr>
            </w:r>
            <w:r>
              <w:rPr>
                <w:noProof/>
                <w:webHidden/>
              </w:rPr>
              <w:fldChar w:fldCharType="separate"/>
            </w:r>
            <w:r w:rsidR="00A10686">
              <w:rPr>
                <w:noProof/>
                <w:webHidden/>
              </w:rPr>
              <w:t>32</w:t>
            </w:r>
            <w:r>
              <w:rPr>
                <w:noProof/>
                <w:webHidden/>
              </w:rPr>
              <w:fldChar w:fldCharType="end"/>
            </w:r>
          </w:hyperlink>
        </w:p>
        <w:p w14:paraId="369EC6A9" w14:textId="013B6323" w:rsidR="0098734B" w:rsidRDefault="0098734B">
          <w:pPr>
            <w:pStyle w:val="TOC2"/>
            <w:tabs>
              <w:tab w:val="right" w:leader="dot" w:pos="9350"/>
            </w:tabs>
            <w:rPr>
              <w:noProof/>
              <w:kern w:val="2"/>
              <w:sz w:val="24"/>
              <w:szCs w:val="24"/>
              <w14:ligatures w14:val="standardContextual"/>
            </w:rPr>
          </w:pPr>
          <w:hyperlink w:anchor="_Toc223157487" w:history="1">
            <w:r w:rsidRPr="004A79C4">
              <w:rPr>
                <w:rStyle w:val="Hyperlink"/>
                <w:noProof/>
              </w:rPr>
              <w:t>D.1 Hyperlinked Attachment After-the-Fact Edits</w:t>
            </w:r>
            <w:r>
              <w:rPr>
                <w:noProof/>
                <w:webHidden/>
              </w:rPr>
              <w:tab/>
            </w:r>
            <w:r>
              <w:rPr>
                <w:noProof/>
                <w:webHidden/>
              </w:rPr>
              <w:fldChar w:fldCharType="begin"/>
            </w:r>
            <w:r>
              <w:rPr>
                <w:noProof/>
                <w:webHidden/>
              </w:rPr>
              <w:instrText xml:space="preserve"> PAGEREF _Toc223157487 \h </w:instrText>
            </w:r>
            <w:r>
              <w:rPr>
                <w:noProof/>
                <w:webHidden/>
              </w:rPr>
            </w:r>
            <w:r>
              <w:rPr>
                <w:noProof/>
                <w:webHidden/>
              </w:rPr>
              <w:fldChar w:fldCharType="separate"/>
            </w:r>
            <w:r w:rsidR="00A10686">
              <w:rPr>
                <w:noProof/>
                <w:webHidden/>
              </w:rPr>
              <w:t>32</w:t>
            </w:r>
            <w:r>
              <w:rPr>
                <w:noProof/>
                <w:webHidden/>
              </w:rPr>
              <w:fldChar w:fldCharType="end"/>
            </w:r>
          </w:hyperlink>
        </w:p>
        <w:p w14:paraId="043816F7" w14:textId="472E6F1F" w:rsidR="0098734B" w:rsidRDefault="0098734B">
          <w:pPr>
            <w:pStyle w:val="TOC2"/>
            <w:tabs>
              <w:tab w:val="right" w:leader="dot" w:pos="9350"/>
            </w:tabs>
            <w:rPr>
              <w:noProof/>
              <w:kern w:val="2"/>
              <w:sz w:val="24"/>
              <w:szCs w:val="24"/>
              <w14:ligatures w14:val="standardContextual"/>
            </w:rPr>
          </w:pPr>
          <w:hyperlink w:anchor="_Toc223157488" w:history="1">
            <w:r w:rsidRPr="004A79C4">
              <w:rPr>
                <w:rStyle w:val="Hyperlink"/>
                <w:noProof/>
              </w:rPr>
              <w:t>D.2 Identity Drift and Historical Responsibility</w:t>
            </w:r>
            <w:r>
              <w:rPr>
                <w:noProof/>
                <w:webHidden/>
              </w:rPr>
              <w:tab/>
            </w:r>
            <w:r>
              <w:rPr>
                <w:noProof/>
                <w:webHidden/>
              </w:rPr>
              <w:fldChar w:fldCharType="begin"/>
            </w:r>
            <w:r>
              <w:rPr>
                <w:noProof/>
                <w:webHidden/>
              </w:rPr>
              <w:instrText xml:space="preserve"> PAGEREF _Toc223157488 \h </w:instrText>
            </w:r>
            <w:r>
              <w:rPr>
                <w:noProof/>
                <w:webHidden/>
              </w:rPr>
            </w:r>
            <w:r>
              <w:rPr>
                <w:noProof/>
                <w:webHidden/>
              </w:rPr>
              <w:fldChar w:fldCharType="separate"/>
            </w:r>
            <w:r w:rsidR="00A10686">
              <w:rPr>
                <w:noProof/>
                <w:webHidden/>
              </w:rPr>
              <w:t>32</w:t>
            </w:r>
            <w:r>
              <w:rPr>
                <w:noProof/>
                <w:webHidden/>
              </w:rPr>
              <w:fldChar w:fldCharType="end"/>
            </w:r>
          </w:hyperlink>
        </w:p>
        <w:p w14:paraId="76D5C5D6" w14:textId="04AB4CC3" w:rsidR="0098734B" w:rsidRDefault="0098734B">
          <w:pPr>
            <w:pStyle w:val="TOC2"/>
            <w:tabs>
              <w:tab w:val="right" w:leader="dot" w:pos="9350"/>
            </w:tabs>
            <w:rPr>
              <w:noProof/>
              <w:kern w:val="2"/>
              <w:sz w:val="24"/>
              <w:szCs w:val="24"/>
              <w14:ligatures w14:val="standardContextual"/>
            </w:rPr>
          </w:pPr>
          <w:hyperlink w:anchor="_Toc223157489" w:history="1">
            <w:r w:rsidRPr="004A79C4">
              <w:rPr>
                <w:rStyle w:val="Hyperlink"/>
                <w:noProof/>
              </w:rPr>
              <w:t>D.3 Permissions vs Observed Access</w:t>
            </w:r>
            <w:r>
              <w:rPr>
                <w:noProof/>
                <w:webHidden/>
              </w:rPr>
              <w:tab/>
            </w:r>
            <w:r>
              <w:rPr>
                <w:noProof/>
                <w:webHidden/>
              </w:rPr>
              <w:fldChar w:fldCharType="begin"/>
            </w:r>
            <w:r>
              <w:rPr>
                <w:noProof/>
                <w:webHidden/>
              </w:rPr>
              <w:instrText xml:space="preserve"> PAGEREF _Toc223157489 \h </w:instrText>
            </w:r>
            <w:r>
              <w:rPr>
                <w:noProof/>
                <w:webHidden/>
              </w:rPr>
            </w:r>
            <w:r>
              <w:rPr>
                <w:noProof/>
                <w:webHidden/>
              </w:rPr>
              <w:fldChar w:fldCharType="separate"/>
            </w:r>
            <w:r w:rsidR="00A10686">
              <w:rPr>
                <w:noProof/>
                <w:webHidden/>
              </w:rPr>
              <w:t>33</w:t>
            </w:r>
            <w:r>
              <w:rPr>
                <w:noProof/>
                <w:webHidden/>
              </w:rPr>
              <w:fldChar w:fldCharType="end"/>
            </w:r>
          </w:hyperlink>
        </w:p>
        <w:p w14:paraId="0213A738" w14:textId="05FC73DD" w:rsidR="0098734B" w:rsidRDefault="0098734B">
          <w:pPr>
            <w:pStyle w:val="TOC2"/>
            <w:tabs>
              <w:tab w:val="right" w:leader="dot" w:pos="9350"/>
            </w:tabs>
            <w:rPr>
              <w:noProof/>
              <w:kern w:val="2"/>
              <w:sz w:val="24"/>
              <w:szCs w:val="24"/>
              <w14:ligatures w14:val="standardContextual"/>
            </w:rPr>
          </w:pPr>
          <w:hyperlink w:anchor="_Toc223157490" w:history="1">
            <w:r w:rsidRPr="004A79C4">
              <w:rPr>
                <w:rStyle w:val="Hyperlink"/>
                <w:noProof/>
              </w:rPr>
              <w:t>D.4 Broken Links, Redirects, and File Moves</w:t>
            </w:r>
            <w:r>
              <w:rPr>
                <w:noProof/>
                <w:webHidden/>
              </w:rPr>
              <w:tab/>
            </w:r>
            <w:r>
              <w:rPr>
                <w:noProof/>
                <w:webHidden/>
              </w:rPr>
              <w:fldChar w:fldCharType="begin"/>
            </w:r>
            <w:r>
              <w:rPr>
                <w:noProof/>
                <w:webHidden/>
              </w:rPr>
              <w:instrText xml:space="preserve"> PAGEREF _Toc223157490 \h </w:instrText>
            </w:r>
            <w:r>
              <w:rPr>
                <w:noProof/>
                <w:webHidden/>
              </w:rPr>
            </w:r>
            <w:r>
              <w:rPr>
                <w:noProof/>
                <w:webHidden/>
              </w:rPr>
              <w:fldChar w:fldCharType="separate"/>
            </w:r>
            <w:r w:rsidR="00A10686">
              <w:rPr>
                <w:noProof/>
                <w:webHidden/>
              </w:rPr>
              <w:t>33</w:t>
            </w:r>
            <w:r>
              <w:rPr>
                <w:noProof/>
                <w:webHidden/>
              </w:rPr>
              <w:fldChar w:fldCharType="end"/>
            </w:r>
          </w:hyperlink>
        </w:p>
        <w:p w14:paraId="4702C837" w14:textId="2857097F" w:rsidR="0098734B" w:rsidRDefault="0098734B">
          <w:pPr>
            <w:pStyle w:val="TOC2"/>
            <w:tabs>
              <w:tab w:val="right" w:leader="dot" w:pos="9350"/>
            </w:tabs>
            <w:rPr>
              <w:noProof/>
              <w:kern w:val="2"/>
              <w:sz w:val="24"/>
              <w:szCs w:val="24"/>
              <w14:ligatures w14:val="standardContextual"/>
            </w:rPr>
          </w:pPr>
          <w:hyperlink w:anchor="_Toc223157491" w:history="1">
            <w:r w:rsidRPr="004A79C4">
              <w:rPr>
                <w:rStyle w:val="Hyperlink"/>
                <w:noProof/>
              </w:rPr>
              <w:t>D.5 Export Reproducibility Under Scrutiny</w:t>
            </w:r>
            <w:r>
              <w:rPr>
                <w:noProof/>
                <w:webHidden/>
              </w:rPr>
              <w:tab/>
            </w:r>
            <w:r>
              <w:rPr>
                <w:noProof/>
                <w:webHidden/>
              </w:rPr>
              <w:fldChar w:fldCharType="begin"/>
            </w:r>
            <w:r>
              <w:rPr>
                <w:noProof/>
                <w:webHidden/>
              </w:rPr>
              <w:instrText xml:space="preserve"> PAGEREF _Toc223157491 \h </w:instrText>
            </w:r>
            <w:r>
              <w:rPr>
                <w:noProof/>
                <w:webHidden/>
              </w:rPr>
            </w:r>
            <w:r>
              <w:rPr>
                <w:noProof/>
                <w:webHidden/>
              </w:rPr>
              <w:fldChar w:fldCharType="separate"/>
            </w:r>
            <w:r w:rsidR="00A10686">
              <w:rPr>
                <w:noProof/>
                <w:webHidden/>
              </w:rPr>
              <w:t>34</w:t>
            </w:r>
            <w:r>
              <w:rPr>
                <w:noProof/>
                <w:webHidden/>
              </w:rPr>
              <w:fldChar w:fldCharType="end"/>
            </w:r>
          </w:hyperlink>
        </w:p>
        <w:p w14:paraId="50C7BAA7" w14:textId="54F1A475" w:rsidR="0098734B" w:rsidRDefault="0098734B">
          <w:pPr>
            <w:pStyle w:val="TOC1"/>
            <w:tabs>
              <w:tab w:val="right" w:leader="dot" w:pos="9350"/>
            </w:tabs>
            <w:rPr>
              <w:noProof/>
              <w:kern w:val="2"/>
              <w:sz w:val="24"/>
              <w:szCs w:val="24"/>
              <w14:ligatures w14:val="standardContextual"/>
            </w:rPr>
          </w:pPr>
          <w:hyperlink w:anchor="_Toc223157492" w:history="1">
            <w:r w:rsidRPr="004A79C4">
              <w:rPr>
                <w:rStyle w:val="Hyperlink"/>
                <w:noProof/>
              </w:rPr>
              <w:t>Appendix E: Operational Metrics for Reconstruction-Grade Programs</w:t>
            </w:r>
            <w:r>
              <w:rPr>
                <w:noProof/>
                <w:webHidden/>
              </w:rPr>
              <w:tab/>
            </w:r>
            <w:r>
              <w:rPr>
                <w:noProof/>
                <w:webHidden/>
              </w:rPr>
              <w:fldChar w:fldCharType="begin"/>
            </w:r>
            <w:r>
              <w:rPr>
                <w:noProof/>
                <w:webHidden/>
              </w:rPr>
              <w:instrText xml:space="preserve"> PAGEREF _Toc223157492 \h </w:instrText>
            </w:r>
            <w:r>
              <w:rPr>
                <w:noProof/>
                <w:webHidden/>
              </w:rPr>
            </w:r>
            <w:r>
              <w:rPr>
                <w:noProof/>
                <w:webHidden/>
              </w:rPr>
              <w:fldChar w:fldCharType="separate"/>
            </w:r>
            <w:r w:rsidR="00A10686">
              <w:rPr>
                <w:noProof/>
                <w:webHidden/>
              </w:rPr>
              <w:t>34</w:t>
            </w:r>
            <w:r>
              <w:rPr>
                <w:noProof/>
                <w:webHidden/>
              </w:rPr>
              <w:fldChar w:fldCharType="end"/>
            </w:r>
          </w:hyperlink>
        </w:p>
        <w:p w14:paraId="19506CE4" w14:textId="6EE17895" w:rsidR="0098734B" w:rsidRDefault="0098734B">
          <w:pPr>
            <w:pStyle w:val="TOC1"/>
            <w:tabs>
              <w:tab w:val="right" w:leader="dot" w:pos="9350"/>
            </w:tabs>
            <w:rPr>
              <w:noProof/>
              <w:kern w:val="2"/>
              <w:sz w:val="24"/>
              <w:szCs w:val="24"/>
              <w14:ligatures w14:val="standardContextual"/>
            </w:rPr>
          </w:pPr>
          <w:hyperlink w:anchor="_Toc223157493" w:history="1">
            <w:r w:rsidRPr="004A79C4">
              <w:rPr>
                <w:rStyle w:val="Hyperlink"/>
                <w:noProof/>
              </w:rPr>
              <w:t>Appendix F: Collaboration Artifact Taxonomy and Context Dependencies</w:t>
            </w:r>
            <w:r>
              <w:rPr>
                <w:noProof/>
                <w:webHidden/>
              </w:rPr>
              <w:tab/>
            </w:r>
            <w:r>
              <w:rPr>
                <w:noProof/>
                <w:webHidden/>
              </w:rPr>
              <w:fldChar w:fldCharType="begin"/>
            </w:r>
            <w:r>
              <w:rPr>
                <w:noProof/>
                <w:webHidden/>
              </w:rPr>
              <w:instrText xml:space="preserve"> PAGEREF _Toc223157493 \h </w:instrText>
            </w:r>
            <w:r>
              <w:rPr>
                <w:noProof/>
                <w:webHidden/>
              </w:rPr>
            </w:r>
            <w:r>
              <w:rPr>
                <w:noProof/>
                <w:webHidden/>
              </w:rPr>
              <w:fldChar w:fldCharType="separate"/>
            </w:r>
            <w:r w:rsidR="00A10686">
              <w:rPr>
                <w:noProof/>
                <w:webHidden/>
              </w:rPr>
              <w:t>35</w:t>
            </w:r>
            <w:r>
              <w:rPr>
                <w:noProof/>
                <w:webHidden/>
              </w:rPr>
              <w:fldChar w:fldCharType="end"/>
            </w:r>
          </w:hyperlink>
        </w:p>
        <w:p w14:paraId="3D6E2099" w14:textId="3F6B68A1" w:rsidR="0098734B" w:rsidRDefault="0098734B">
          <w:pPr>
            <w:pStyle w:val="TOC1"/>
            <w:tabs>
              <w:tab w:val="right" w:leader="dot" w:pos="9350"/>
            </w:tabs>
            <w:rPr>
              <w:noProof/>
              <w:kern w:val="2"/>
              <w:sz w:val="24"/>
              <w:szCs w:val="24"/>
              <w14:ligatures w14:val="standardContextual"/>
            </w:rPr>
          </w:pPr>
          <w:hyperlink w:anchor="_Toc223157494" w:history="1">
            <w:r w:rsidRPr="004A79C4">
              <w:rPr>
                <w:rStyle w:val="Hyperlink"/>
                <w:noProof/>
              </w:rPr>
              <w:t>Appendix G: Questions to Ask Vendors</w:t>
            </w:r>
            <w:r>
              <w:rPr>
                <w:noProof/>
                <w:webHidden/>
              </w:rPr>
              <w:tab/>
            </w:r>
            <w:r>
              <w:rPr>
                <w:noProof/>
                <w:webHidden/>
              </w:rPr>
              <w:fldChar w:fldCharType="begin"/>
            </w:r>
            <w:r>
              <w:rPr>
                <w:noProof/>
                <w:webHidden/>
              </w:rPr>
              <w:instrText xml:space="preserve"> PAGEREF _Toc223157494 \h </w:instrText>
            </w:r>
            <w:r>
              <w:rPr>
                <w:noProof/>
                <w:webHidden/>
              </w:rPr>
            </w:r>
            <w:r>
              <w:rPr>
                <w:noProof/>
                <w:webHidden/>
              </w:rPr>
              <w:fldChar w:fldCharType="separate"/>
            </w:r>
            <w:r w:rsidR="00A10686">
              <w:rPr>
                <w:noProof/>
                <w:webHidden/>
              </w:rPr>
              <w:t>38</w:t>
            </w:r>
            <w:r>
              <w:rPr>
                <w:noProof/>
                <w:webHidden/>
              </w:rPr>
              <w:fldChar w:fldCharType="end"/>
            </w:r>
          </w:hyperlink>
        </w:p>
        <w:p w14:paraId="44E56925" w14:textId="2447FC1C" w:rsidR="0098734B" w:rsidRDefault="0098734B">
          <w:pPr>
            <w:pStyle w:val="TOC1"/>
            <w:tabs>
              <w:tab w:val="right" w:leader="dot" w:pos="9350"/>
            </w:tabs>
            <w:rPr>
              <w:noProof/>
              <w:kern w:val="2"/>
              <w:sz w:val="24"/>
              <w:szCs w:val="24"/>
              <w14:ligatures w14:val="standardContextual"/>
            </w:rPr>
          </w:pPr>
          <w:hyperlink w:anchor="_Toc223157495" w:history="1">
            <w:r w:rsidRPr="004A79C4">
              <w:rPr>
                <w:rStyle w:val="Hyperlink"/>
                <w:noProof/>
              </w:rPr>
              <w:t>Appendix H: Vendor Scoring Worksheet</w:t>
            </w:r>
            <w:r>
              <w:rPr>
                <w:noProof/>
                <w:webHidden/>
              </w:rPr>
              <w:tab/>
            </w:r>
            <w:r>
              <w:rPr>
                <w:noProof/>
                <w:webHidden/>
              </w:rPr>
              <w:fldChar w:fldCharType="begin"/>
            </w:r>
            <w:r>
              <w:rPr>
                <w:noProof/>
                <w:webHidden/>
              </w:rPr>
              <w:instrText xml:space="preserve"> PAGEREF _Toc223157495 \h </w:instrText>
            </w:r>
            <w:r>
              <w:rPr>
                <w:noProof/>
                <w:webHidden/>
              </w:rPr>
            </w:r>
            <w:r>
              <w:rPr>
                <w:noProof/>
                <w:webHidden/>
              </w:rPr>
              <w:fldChar w:fldCharType="separate"/>
            </w:r>
            <w:r w:rsidR="00A10686">
              <w:rPr>
                <w:noProof/>
                <w:webHidden/>
              </w:rPr>
              <w:t>39</w:t>
            </w:r>
            <w:r>
              <w:rPr>
                <w:noProof/>
                <w:webHidden/>
              </w:rPr>
              <w:fldChar w:fldCharType="end"/>
            </w:r>
          </w:hyperlink>
        </w:p>
        <w:p w14:paraId="2FFF88EF" w14:textId="1D3E60C6" w:rsidR="0098734B" w:rsidRDefault="0098734B">
          <w:pPr>
            <w:pStyle w:val="TOC1"/>
            <w:tabs>
              <w:tab w:val="right" w:leader="dot" w:pos="9350"/>
            </w:tabs>
            <w:rPr>
              <w:noProof/>
              <w:kern w:val="2"/>
              <w:sz w:val="24"/>
              <w:szCs w:val="24"/>
              <w14:ligatures w14:val="standardContextual"/>
            </w:rPr>
          </w:pPr>
          <w:hyperlink w:anchor="_Toc223157496" w:history="1">
            <w:r w:rsidRPr="004A79C4">
              <w:rPr>
                <w:rStyle w:val="Hyperlink"/>
                <w:noProof/>
              </w:rPr>
              <w:t>Appendix I: Deterministic Resolution and Processing Profiles</w:t>
            </w:r>
            <w:r>
              <w:rPr>
                <w:noProof/>
                <w:webHidden/>
              </w:rPr>
              <w:tab/>
            </w:r>
            <w:r>
              <w:rPr>
                <w:noProof/>
                <w:webHidden/>
              </w:rPr>
              <w:fldChar w:fldCharType="begin"/>
            </w:r>
            <w:r>
              <w:rPr>
                <w:noProof/>
                <w:webHidden/>
              </w:rPr>
              <w:instrText xml:space="preserve"> PAGEREF _Toc223157496 \h </w:instrText>
            </w:r>
            <w:r>
              <w:rPr>
                <w:noProof/>
                <w:webHidden/>
              </w:rPr>
            </w:r>
            <w:r>
              <w:rPr>
                <w:noProof/>
                <w:webHidden/>
              </w:rPr>
              <w:fldChar w:fldCharType="separate"/>
            </w:r>
            <w:r w:rsidR="00A10686">
              <w:rPr>
                <w:noProof/>
                <w:webHidden/>
              </w:rPr>
              <w:t>40</w:t>
            </w:r>
            <w:r>
              <w:rPr>
                <w:noProof/>
                <w:webHidden/>
              </w:rPr>
              <w:fldChar w:fldCharType="end"/>
            </w:r>
          </w:hyperlink>
        </w:p>
        <w:p w14:paraId="79350027" w14:textId="684BB53E" w:rsidR="0098734B" w:rsidRDefault="0098734B">
          <w:pPr>
            <w:pStyle w:val="TOC2"/>
            <w:tabs>
              <w:tab w:val="right" w:leader="dot" w:pos="9350"/>
            </w:tabs>
            <w:rPr>
              <w:noProof/>
              <w:kern w:val="2"/>
              <w:sz w:val="24"/>
              <w:szCs w:val="24"/>
              <w14:ligatures w14:val="standardContextual"/>
            </w:rPr>
          </w:pPr>
          <w:hyperlink w:anchor="_Toc223157497" w:history="1">
            <w:r w:rsidRPr="004A79C4">
              <w:rPr>
                <w:rStyle w:val="Hyperlink"/>
                <w:noProof/>
              </w:rPr>
              <w:t>I.1 As-Sent Version Resolution (Conceptual)</w:t>
            </w:r>
            <w:r>
              <w:rPr>
                <w:noProof/>
                <w:webHidden/>
              </w:rPr>
              <w:tab/>
            </w:r>
            <w:r>
              <w:rPr>
                <w:noProof/>
                <w:webHidden/>
              </w:rPr>
              <w:fldChar w:fldCharType="begin"/>
            </w:r>
            <w:r>
              <w:rPr>
                <w:noProof/>
                <w:webHidden/>
              </w:rPr>
              <w:instrText xml:space="preserve"> PAGEREF _Toc223157497 \h </w:instrText>
            </w:r>
            <w:r>
              <w:rPr>
                <w:noProof/>
                <w:webHidden/>
              </w:rPr>
            </w:r>
            <w:r>
              <w:rPr>
                <w:noProof/>
                <w:webHidden/>
              </w:rPr>
              <w:fldChar w:fldCharType="separate"/>
            </w:r>
            <w:r w:rsidR="00A10686">
              <w:rPr>
                <w:noProof/>
                <w:webHidden/>
              </w:rPr>
              <w:t>40</w:t>
            </w:r>
            <w:r>
              <w:rPr>
                <w:noProof/>
                <w:webHidden/>
              </w:rPr>
              <w:fldChar w:fldCharType="end"/>
            </w:r>
          </w:hyperlink>
        </w:p>
        <w:p w14:paraId="0153D561" w14:textId="10B7D9A1" w:rsidR="0098734B" w:rsidRDefault="0098734B">
          <w:pPr>
            <w:pStyle w:val="TOC2"/>
            <w:tabs>
              <w:tab w:val="right" w:leader="dot" w:pos="9350"/>
            </w:tabs>
            <w:rPr>
              <w:noProof/>
              <w:kern w:val="2"/>
              <w:sz w:val="24"/>
              <w:szCs w:val="24"/>
              <w14:ligatures w14:val="standardContextual"/>
            </w:rPr>
          </w:pPr>
          <w:hyperlink w:anchor="_Toc223157498" w:history="1">
            <w:r w:rsidRPr="004A79C4">
              <w:rPr>
                <w:rStyle w:val="Hyperlink"/>
                <w:noProof/>
              </w:rPr>
              <w:t>I.2 Exception and Retry Handling (Conceptual)</w:t>
            </w:r>
            <w:r>
              <w:rPr>
                <w:noProof/>
                <w:webHidden/>
              </w:rPr>
              <w:tab/>
            </w:r>
            <w:r>
              <w:rPr>
                <w:noProof/>
                <w:webHidden/>
              </w:rPr>
              <w:fldChar w:fldCharType="begin"/>
            </w:r>
            <w:r>
              <w:rPr>
                <w:noProof/>
                <w:webHidden/>
              </w:rPr>
              <w:instrText xml:space="preserve"> PAGEREF _Toc223157498 \h </w:instrText>
            </w:r>
            <w:r>
              <w:rPr>
                <w:noProof/>
                <w:webHidden/>
              </w:rPr>
            </w:r>
            <w:r>
              <w:rPr>
                <w:noProof/>
                <w:webHidden/>
              </w:rPr>
              <w:fldChar w:fldCharType="separate"/>
            </w:r>
            <w:r w:rsidR="00A10686">
              <w:rPr>
                <w:noProof/>
                <w:webHidden/>
              </w:rPr>
              <w:t>40</w:t>
            </w:r>
            <w:r>
              <w:rPr>
                <w:noProof/>
                <w:webHidden/>
              </w:rPr>
              <w:fldChar w:fldCharType="end"/>
            </w:r>
          </w:hyperlink>
        </w:p>
        <w:p w14:paraId="082D8B6F" w14:textId="33898559" w:rsidR="0098734B" w:rsidRDefault="0098734B">
          <w:pPr>
            <w:pStyle w:val="TOC1"/>
            <w:tabs>
              <w:tab w:val="right" w:leader="dot" w:pos="9350"/>
            </w:tabs>
            <w:rPr>
              <w:noProof/>
              <w:kern w:val="2"/>
              <w:sz w:val="24"/>
              <w:szCs w:val="24"/>
              <w14:ligatures w14:val="standardContextual"/>
            </w:rPr>
          </w:pPr>
          <w:hyperlink w:anchor="_Toc223157499" w:history="1">
            <w:r w:rsidRPr="004A79C4">
              <w:rPr>
                <w:rStyle w:val="Hyperlink"/>
                <w:noProof/>
              </w:rPr>
              <w:t>Appendix J: Exception Taxonomy and Operational Playbooks</w:t>
            </w:r>
            <w:r>
              <w:rPr>
                <w:noProof/>
                <w:webHidden/>
              </w:rPr>
              <w:tab/>
            </w:r>
            <w:r>
              <w:rPr>
                <w:noProof/>
                <w:webHidden/>
              </w:rPr>
              <w:fldChar w:fldCharType="begin"/>
            </w:r>
            <w:r>
              <w:rPr>
                <w:noProof/>
                <w:webHidden/>
              </w:rPr>
              <w:instrText xml:space="preserve"> PAGEREF _Toc223157499 \h </w:instrText>
            </w:r>
            <w:r>
              <w:rPr>
                <w:noProof/>
                <w:webHidden/>
              </w:rPr>
            </w:r>
            <w:r>
              <w:rPr>
                <w:noProof/>
                <w:webHidden/>
              </w:rPr>
              <w:fldChar w:fldCharType="separate"/>
            </w:r>
            <w:r w:rsidR="00A10686">
              <w:rPr>
                <w:noProof/>
                <w:webHidden/>
              </w:rPr>
              <w:t>41</w:t>
            </w:r>
            <w:r>
              <w:rPr>
                <w:noProof/>
                <w:webHidden/>
              </w:rPr>
              <w:fldChar w:fldCharType="end"/>
            </w:r>
          </w:hyperlink>
        </w:p>
        <w:p w14:paraId="564AE6B5" w14:textId="0FECC624" w:rsidR="0098734B" w:rsidRDefault="0098734B">
          <w:pPr>
            <w:pStyle w:val="TOC1"/>
            <w:tabs>
              <w:tab w:val="right" w:leader="dot" w:pos="9350"/>
            </w:tabs>
            <w:rPr>
              <w:noProof/>
              <w:kern w:val="2"/>
              <w:sz w:val="24"/>
              <w:szCs w:val="24"/>
              <w14:ligatures w14:val="standardContextual"/>
            </w:rPr>
          </w:pPr>
          <w:hyperlink w:anchor="_Toc223157500" w:history="1">
            <w:r w:rsidRPr="004A79C4">
              <w:rPr>
                <w:rStyle w:val="Hyperlink"/>
                <w:noProof/>
              </w:rPr>
              <w:t>Appendix K: Enterprise Implementation Roadmap</w:t>
            </w:r>
            <w:r>
              <w:rPr>
                <w:noProof/>
                <w:webHidden/>
              </w:rPr>
              <w:tab/>
            </w:r>
            <w:r>
              <w:rPr>
                <w:noProof/>
                <w:webHidden/>
              </w:rPr>
              <w:fldChar w:fldCharType="begin"/>
            </w:r>
            <w:r>
              <w:rPr>
                <w:noProof/>
                <w:webHidden/>
              </w:rPr>
              <w:instrText xml:space="preserve"> PAGEREF _Toc223157500 \h </w:instrText>
            </w:r>
            <w:r>
              <w:rPr>
                <w:noProof/>
                <w:webHidden/>
              </w:rPr>
            </w:r>
            <w:r>
              <w:rPr>
                <w:noProof/>
                <w:webHidden/>
              </w:rPr>
              <w:fldChar w:fldCharType="separate"/>
            </w:r>
            <w:r w:rsidR="00A10686">
              <w:rPr>
                <w:noProof/>
                <w:webHidden/>
              </w:rPr>
              <w:t>42</w:t>
            </w:r>
            <w:r>
              <w:rPr>
                <w:noProof/>
                <w:webHidden/>
              </w:rPr>
              <w:fldChar w:fldCharType="end"/>
            </w:r>
          </w:hyperlink>
        </w:p>
        <w:p w14:paraId="12819ABD" w14:textId="2C906246" w:rsidR="0098734B" w:rsidRDefault="0098734B">
          <w:pPr>
            <w:pStyle w:val="TOC2"/>
            <w:tabs>
              <w:tab w:val="right" w:leader="dot" w:pos="9350"/>
            </w:tabs>
            <w:rPr>
              <w:noProof/>
              <w:kern w:val="2"/>
              <w:sz w:val="24"/>
              <w:szCs w:val="24"/>
              <w14:ligatures w14:val="standardContextual"/>
            </w:rPr>
          </w:pPr>
          <w:hyperlink w:anchor="_Toc223157501" w:history="1">
            <w:r w:rsidRPr="004A79C4">
              <w:rPr>
                <w:rStyle w:val="Hyperlink"/>
                <w:noProof/>
              </w:rPr>
              <w:t>K.1 Program Guardrails</w:t>
            </w:r>
            <w:r>
              <w:rPr>
                <w:noProof/>
                <w:webHidden/>
              </w:rPr>
              <w:tab/>
            </w:r>
            <w:r>
              <w:rPr>
                <w:noProof/>
                <w:webHidden/>
              </w:rPr>
              <w:fldChar w:fldCharType="begin"/>
            </w:r>
            <w:r>
              <w:rPr>
                <w:noProof/>
                <w:webHidden/>
              </w:rPr>
              <w:instrText xml:space="preserve"> PAGEREF _Toc223157501 \h </w:instrText>
            </w:r>
            <w:r>
              <w:rPr>
                <w:noProof/>
                <w:webHidden/>
              </w:rPr>
            </w:r>
            <w:r>
              <w:rPr>
                <w:noProof/>
                <w:webHidden/>
              </w:rPr>
              <w:fldChar w:fldCharType="separate"/>
            </w:r>
            <w:r w:rsidR="00A10686">
              <w:rPr>
                <w:noProof/>
                <w:webHidden/>
              </w:rPr>
              <w:t>42</w:t>
            </w:r>
            <w:r>
              <w:rPr>
                <w:noProof/>
                <w:webHidden/>
              </w:rPr>
              <w:fldChar w:fldCharType="end"/>
            </w:r>
          </w:hyperlink>
        </w:p>
        <w:p w14:paraId="111A12E3" w14:textId="18F9E65E" w:rsidR="0098734B" w:rsidRDefault="0098734B">
          <w:pPr>
            <w:pStyle w:val="TOC2"/>
            <w:tabs>
              <w:tab w:val="right" w:leader="dot" w:pos="9350"/>
            </w:tabs>
            <w:rPr>
              <w:noProof/>
              <w:kern w:val="2"/>
              <w:sz w:val="24"/>
              <w:szCs w:val="24"/>
              <w14:ligatures w14:val="standardContextual"/>
            </w:rPr>
          </w:pPr>
          <w:hyperlink w:anchor="_Toc223157502" w:history="1">
            <w:r w:rsidRPr="004A79C4">
              <w:rPr>
                <w:rStyle w:val="Hyperlink"/>
                <w:noProof/>
              </w:rPr>
              <w:t>K.2 Practical Pilot Design</w:t>
            </w:r>
            <w:r>
              <w:rPr>
                <w:noProof/>
                <w:webHidden/>
              </w:rPr>
              <w:tab/>
            </w:r>
            <w:r>
              <w:rPr>
                <w:noProof/>
                <w:webHidden/>
              </w:rPr>
              <w:fldChar w:fldCharType="begin"/>
            </w:r>
            <w:r>
              <w:rPr>
                <w:noProof/>
                <w:webHidden/>
              </w:rPr>
              <w:instrText xml:space="preserve"> PAGEREF _Toc223157502 \h </w:instrText>
            </w:r>
            <w:r>
              <w:rPr>
                <w:noProof/>
                <w:webHidden/>
              </w:rPr>
            </w:r>
            <w:r>
              <w:rPr>
                <w:noProof/>
                <w:webHidden/>
              </w:rPr>
              <w:fldChar w:fldCharType="separate"/>
            </w:r>
            <w:r w:rsidR="00A10686">
              <w:rPr>
                <w:noProof/>
                <w:webHidden/>
              </w:rPr>
              <w:t>43</w:t>
            </w:r>
            <w:r>
              <w:rPr>
                <w:noProof/>
                <w:webHidden/>
              </w:rPr>
              <w:fldChar w:fldCharType="end"/>
            </w:r>
          </w:hyperlink>
        </w:p>
        <w:p w14:paraId="30535A38" w14:textId="24E70DB6" w:rsidR="0098734B" w:rsidRDefault="0098734B">
          <w:pPr>
            <w:pStyle w:val="TOC1"/>
            <w:tabs>
              <w:tab w:val="right" w:leader="dot" w:pos="9350"/>
            </w:tabs>
            <w:rPr>
              <w:noProof/>
              <w:kern w:val="2"/>
              <w:sz w:val="24"/>
              <w:szCs w:val="24"/>
              <w14:ligatures w14:val="standardContextual"/>
            </w:rPr>
          </w:pPr>
          <w:hyperlink w:anchor="_Toc223157503" w:history="1">
            <w:r w:rsidRPr="004A79C4">
              <w:rPr>
                <w:rStyle w:val="Hyperlink"/>
                <w:noProof/>
              </w:rPr>
              <w:t>Appendix L: Collect-to-Preserve Matter Playbook</w:t>
            </w:r>
            <w:r>
              <w:rPr>
                <w:noProof/>
                <w:webHidden/>
              </w:rPr>
              <w:tab/>
            </w:r>
            <w:r>
              <w:rPr>
                <w:noProof/>
                <w:webHidden/>
              </w:rPr>
              <w:fldChar w:fldCharType="begin"/>
            </w:r>
            <w:r>
              <w:rPr>
                <w:noProof/>
                <w:webHidden/>
              </w:rPr>
              <w:instrText xml:space="preserve"> PAGEREF _Toc223157503 \h </w:instrText>
            </w:r>
            <w:r>
              <w:rPr>
                <w:noProof/>
                <w:webHidden/>
              </w:rPr>
            </w:r>
            <w:r>
              <w:rPr>
                <w:noProof/>
                <w:webHidden/>
              </w:rPr>
              <w:fldChar w:fldCharType="separate"/>
            </w:r>
            <w:r w:rsidR="00A10686">
              <w:rPr>
                <w:noProof/>
                <w:webHidden/>
              </w:rPr>
              <w:t>44</w:t>
            </w:r>
            <w:r>
              <w:rPr>
                <w:noProof/>
                <w:webHidden/>
              </w:rPr>
              <w:fldChar w:fldCharType="end"/>
            </w:r>
          </w:hyperlink>
        </w:p>
        <w:p w14:paraId="08B8E253" w14:textId="297BB910" w:rsidR="0098734B" w:rsidRDefault="0098734B">
          <w:pPr>
            <w:pStyle w:val="TOC2"/>
            <w:tabs>
              <w:tab w:val="right" w:leader="dot" w:pos="9350"/>
            </w:tabs>
            <w:rPr>
              <w:noProof/>
              <w:kern w:val="2"/>
              <w:sz w:val="24"/>
              <w:szCs w:val="24"/>
              <w14:ligatures w14:val="standardContextual"/>
            </w:rPr>
          </w:pPr>
          <w:hyperlink w:anchor="_Toc223157504" w:history="1">
            <w:r w:rsidRPr="004A79C4">
              <w:rPr>
                <w:rStyle w:val="Hyperlink"/>
                <w:noProof/>
              </w:rPr>
              <w:t>L.1 Matter Trigger and Scope Definition</w:t>
            </w:r>
            <w:r>
              <w:rPr>
                <w:noProof/>
                <w:webHidden/>
              </w:rPr>
              <w:tab/>
            </w:r>
            <w:r>
              <w:rPr>
                <w:noProof/>
                <w:webHidden/>
              </w:rPr>
              <w:fldChar w:fldCharType="begin"/>
            </w:r>
            <w:r>
              <w:rPr>
                <w:noProof/>
                <w:webHidden/>
              </w:rPr>
              <w:instrText xml:space="preserve"> PAGEREF _Toc223157504 \h </w:instrText>
            </w:r>
            <w:r>
              <w:rPr>
                <w:noProof/>
                <w:webHidden/>
              </w:rPr>
            </w:r>
            <w:r>
              <w:rPr>
                <w:noProof/>
                <w:webHidden/>
              </w:rPr>
              <w:fldChar w:fldCharType="separate"/>
            </w:r>
            <w:r w:rsidR="00A10686">
              <w:rPr>
                <w:noProof/>
                <w:webHidden/>
              </w:rPr>
              <w:t>44</w:t>
            </w:r>
            <w:r>
              <w:rPr>
                <w:noProof/>
                <w:webHidden/>
              </w:rPr>
              <w:fldChar w:fldCharType="end"/>
            </w:r>
          </w:hyperlink>
        </w:p>
        <w:p w14:paraId="37CF44AC" w14:textId="22C047FB" w:rsidR="0098734B" w:rsidRDefault="0098734B">
          <w:pPr>
            <w:pStyle w:val="TOC2"/>
            <w:tabs>
              <w:tab w:val="right" w:leader="dot" w:pos="9350"/>
            </w:tabs>
            <w:rPr>
              <w:noProof/>
              <w:kern w:val="2"/>
              <w:sz w:val="24"/>
              <w:szCs w:val="24"/>
              <w14:ligatures w14:val="standardContextual"/>
            </w:rPr>
          </w:pPr>
          <w:hyperlink w:anchor="_Toc223157505" w:history="1">
            <w:r w:rsidRPr="004A79C4">
              <w:rPr>
                <w:rStyle w:val="Hyperlink"/>
                <w:noProof/>
              </w:rPr>
              <w:t>L.2 Preservation Actions</w:t>
            </w:r>
            <w:r>
              <w:rPr>
                <w:noProof/>
                <w:webHidden/>
              </w:rPr>
              <w:tab/>
            </w:r>
            <w:r>
              <w:rPr>
                <w:noProof/>
                <w:webHidden/>
              </w:rPr>
              <w:fldChar w:fldCharType="begin"/>
            </w:r>
            <w:r>
              <w:rPr>
                <w:noProof/>
                <w:webHidden/>
              </w:rPr>
              <w:instrText xml:space="preserve"> PAGEREF _Toc223157505 \h </w:instrText>
            </w:r>
            <w:r>
              <w:rPr>
                <w:noProof/>
                <w:webHidden/>
              </w:rPr>
            </w:r>
            <w:r>
              <w:rPr>
                <w:noProof/>
                <w:webHidden/>
              </w:rPr>
              <w:fldChar w:fldCharType="separate"/>
            </w:r>
            <w:r w:rsidR="00A10686">
              <w:rPr>
                <w:noProof/>
                <w:webHidden/>
              </w:rPr>
              <w:t>44</w:t>
            </w:r>
            <w:r>
              <w:rPr>
                <w:noProof/>
                <w:webHidden/>
              </w:rPr>
              <w:fldChar w:fldCharType="end"/>
            </w:r>
          </w:hyperlink>
        </w:p>
        <w:p w14:paraId="258A4F01" w14:textId="2E75C89D" w:rsidR="0098734B" w:rsidRDefault="0098734B">
          <w:pPr>
            <w:pStyle w:val="TOC2"/>
            <w:tabs>
              <w:tab w:val="right" w:leader="dot" w:pos="9350"/>
            </w:tabs>
            <w:rPr>
              <w:noProof/>
              <w:kern w:val="2"/>
              <w:sz w:val="24"/>
              <w:szCs w:val="24"/>
              <w14:ligatures w14:val="standardContextual"/>
            </w:rPr>
          </w:pPr>
          <w:hyperlink w:anchor="_Toc223157506" w:history="1">
            <w:r w:rsidRPr="004A79C4">
              <w:rPr>
                <w:rStyle w:val="Hyperlink"/>
                <w:noProof/>
              </w:rPr>
              <w:t>L.3 Validation and Exception Triage</w:t>
            </w:r>
            <w:r>
              <w:rPr>
                <w:noProof/>
                <w:webHidden/>
              </w:rPr>
              <w:tab/>
            </w:r>
            <w:r>
              <w:rPr>
                <w:noProof/>
                <w:webHidden/>
              </w:rPr>
              <w:fldChar w:fldCharType="begin"/>
            </w:r>
            <w:r>
              <w:rPr>
                <w:noProof/>
                <w:webHidden/>
              </w:rPr>
              <w:instrText xml:space="preserve"> PAGEREF _Toc223157506 \h </w:instrText>
            </w:r>
            <w:r>
              <w:rPr>
                <w:noProof/>
                <w:webHidden/>
              </w:rPr>
            </w:r>
            <w:r>
              <w:rPr>
                <w:noProof/>
                <w:webHidden/>
              </w:rPr>
              <w:fldChar w:fldCharType="separate"/>
            </w:r>
            <w:r w:rsidR="00A10686">
              <w:rPr>
                <w:noProof/>
                <w:webHidden/>
              </w:rPr>
              <w:t>44</w:t>
            </w:r>
            <w:r>
              <w:rPr>
                <w:noProof/>
                <w:webHidden/>
              </w:rPr>
              <w:fldChar w:fldCharType="end"/>
            </w:r>
          </w:hyperlink>
        </w:p>
        <w:p w14:paraId="4605AF02" w14:textId="042C1209" w:rsidR="0098734B" w:rsidRDefault="0098734B">
          <w:pPr>
            <w:pStyle w:val="TOC2"/>
            <w:tabs>
              <w:tab w:val="right" w:leader="dot" w:pos="9350"/>
            </w:tabs>
            <w:rPr>
              <w:noProof/>
              <w:kern w:val="2"/>
              <w:sz w:val="24"/>
              <w:szCs w:val="24"/>
              <w14:ligatures w14:val="standardContextual"/>
            </w:rPr>
          </w:pPr>
          <w:hyperlink w:anchor="_Toc223157507" w:history="1">
            <w:r w:rsidRPr="004A79C4">
              <w:rPr>
                <w:rStyle w:val="Hyperlink"/>
                <w:noProof/>
              </w:rPr>
              <w:t>L.4 Export and Reproducibility</w:t>
            </w:r>
            <w:r>
              <w:rPr>
                <w:noProof/>
                <w:webHidden/>
              </w:rPr>
              <w:tab/>
            </w:r>
            <w:r>
              <w:rPr>
                <w:noProof/>
                <w:webHidden/>
              </w:rPr>
              <w:fldChar w:fldCharType="begin"/>
            </w:r>
            <w:r>
              <w:rPr>
                <w:noProof/>
                <w:webHidden/>
              </w:rPr>
              <w:instrText xml:space="preserve"> PAGEREF _Toc223157507 \h </w:instrText>
            </w:r>
            <w:r>
              <w:rPr>
                <w:noProof/>
                <w:webHidden/>
              </w:rPr>
            </w:r>
            <w:r>
              <w:rPr>
                <w:noProof/>
                <w:webHidden/>
              </w:rPr>
              <w:fldChar w:fldCharType="separate"/>
            </w:r>
            <w:r w:rsidR="00A10686">
              <w:rPr>
                <w:noProof/>
                <w:webHidden/>
              </w:rPr>
              <w:t>44</w:t>
            </w:r>
            <w:r>
              <w:rPr>
                <w:noProof/>
                <w:webHidden/>
              </w:rPr>
              <w:fldChar w:fldCharType="end"/>
            </w:r>
          </w:hyperlink>
        </w:p>
        <w:p w14:paraId="6317AACE" w14:textId="41B97D07" w:rsidR="0098734B" w:rsidRDefault="0098734B">
          <w:pPr>
            <w:pStyle w:val="TOC1"/>
            <w:tabs>
              <w:tab w:val="right" w:leader="dot" w:pos="9350"/>
            </w:tabs>
            <w:rPr>
              <w:noProof/>
              <w:kern w:val="2"/>
              <w:sz w:val="24"/>
              <w:szCs w:val="24"/>
              <w14:ligatures w14:val="standardContextual"/>
            </w:rPr>
          </w:pPr>
          <w:hyperlink w:anchor="_Toc223157508" w:history="1">
            <w:r w:rsidRPr="004A79C4">
              <w:rPr>
                <w:rStyle w:val="Hyperlink"/>
                <w:noProof/>
              </w:rPr>
              <w:t>Appendix M: Further Reading</w:t>
            </w:r>
            <w:r>
              <w:rPr>
                <w:noProof/>
                <w:webHidden/>
              </w:rPr>
              <w:tab/>
            </w:r>
            <w:r>
              <w:rPr>
                <w:noProof/>
                <w:webHidden/>
              </w:rPr>
              <w:fldChar w:fldCharType="begin"/>
            </w:r>
            <w:r>
              <w:rPr>
                <w:noProof/>
                <w:webHidden/>
              </w:rPr>
              <w:instrText xml:space="preserve"> PAGEREF _Toc223157508 \h </w:instrText>
            </w:r>
            <w:r>
              <w:rPr>
                <w:noProof/>
                <w:webHidden/>
              </w:rPr>
            </w:r>
            <w:r>
              <w:rPr>
                <w:noProof/>
                <w:webHidden/>
              </w:rPr>
              <w:fldChar w:fldCharType="separate"/>
            </w:r>
            <w:r w:rsidR="00A10686">
              <w:rPr>
                <w:noProof/>
                <w:webHidden/>
              </w:rPr>
              <w:t>45</w:t>
            </w:r>
            <w:r>
              <w:rPr>
                <w:noProof/>
                <w:webHidden/>
              </w:rPr>
              <w:fldChar w:fldCharType="end"/>
            </w:r>
          </w:hyperlink>
        </w:p>
        <w:p w14:paraId="1C1F7B41" w14:textId="1E007AD4" w:rsidR="00683D42" w:rsidRDefault="00683D42" w:rsidP="005F01BC">
          <w:pPr>
            <w:jc w:val="both"/>
          </w:pPr>
          <w:r>
            <w:rPr>
              <w:b/>
              <w:bCs/>
              <w:noProof/>
            </w:rPr>
            <w:fldChar w:fldCharType="end"/>
          </w:r>
        </w:p>
      </w:sdtContent>
    </w:sdt>
    <w:p w14:paraId="7EC83943" w14:textId="77777777" w:rsidR="001C7881" w:rsidRDefault="00414E79" w:rsidP="005F01BC">
      <w:pPr>
        <w:jc w:val="both"/>
      </w:pPr>
      <w:r>
        <w:br w:type="page"/>
      </w:r>
    </w:p>
    <w:p w14:paraId="6249B892" w14:textId="77777777" w:rsidR="001C7881" w:rsidRDefault="00414E79" w:rsidP="005F01BC">
      <w:pPr>
        <w:pStyle w:val="Heading1"/>
        <w:jc w:val="both"/>
      </w:pPr>
      <w:bookmarkStart w:id="0" w:name="_Toc223157421"/>
      <w:r>
        <w:lastRenderedPageBreak/>
        <w:t>Executive Summary</w:t>
      </w:r>
      <w:bookmarkEnd w:id="0"/>
    </w:p>
    <w:p w14:paraId="413AB558" w14:textId="77777777" w:rsidR="00556074" w:rsidRPr="00556074" w:rsidRDefault="00556074" w:rsidP="0098734B">
      <w:r w:rsidRPr="00556074">
        <w:t>Enterprise evidence has undergone a structural transformation. Collaborative cloud platforms have replaced static attachments, fixed identity states, and immutable communications with hyperlink-based content, continuous versioning, mutable conversations, and behavioral audit signals.</w:t>
      </w:r>
    </w:p>
    <w:p w14:paraId="044BD7ED" w14:textId="07D2A429" w:rsidR="00556074" w:rsidRPr="00556074" w:rsidRDefault="00556074" w:rsidP="0098734B">
      <w:r w:rsidRPr="00556074">
        <w:t xml:space="preserve">Traditional eDiscovery architectures were built on assumptions that no longer </w:t>
      </w:r>
      <w:proofErr w:type="gramStart"/>
      <w:r w:rsidRPr="00556074">
        <w:t>hold:</w:t>
      </w:r>
      <w:proofErr w:type="gramEnd"/>
      <w:r w:rsidRPr="00556074">
        <w:t xml:space="preserve"> that files are the unit of evidence, that custodians and ownership boundaries are stable, that permissions are a proxy </w:t>
      </w:r>
      <w:r w:rsidR="0098734B">
        <w:br/>
      </w:r>
      <w:r w:rsidRPr="00556074">
        <w:t>for access, and that “the latest version” is an acceptable substitute for point-in-time truth.</w:t>
      </w:r>
    </w:p>
    <w:p w14:paraId="6CA7423D" w14:textId="36F06A93" w:rsidR="00556074" w:rsidRPr="00556074" w:rsidRDefault="00556074" w:rsidP="0098734B">
      <w:r w:rsidRPr="00556074">
        <w:t xml:space="preserve">In Microsoft 365 and similar environments, evidence is no longer self-contained. Communications reference live objects in shared repositories. Those objects continue to change. Identities and access rights evolve. Audit logs age out. The evidentiary substrate has shifted from document capture to </w:t>
      </w:r>
      <w:r w:rsidR="0098734B">
        <w:br/>
      </w:r>
      <w:r w:rsidRPr="00556074">
        <w:t>event reconstruction.</w:t>
      </w:r>
    </w:p>
    <w:p w14:paraId="67A4FF44" w14:textId="75DD3841" w:rsidR="00556074" w:rsidRPr="00556074" w:rsidRDefault="00556074" w:rsidP="0098734B">
      <w:r w:rsidRPr="00556074">
        <w:t xml:space="preserve">This document </w:t>
      </w:r>
      <w:r w:rsidRPr="00556074">
        <w:rPr>
          <w:b/>
          <w:bCs/>
        </w:rPr>
        <w:t>specifies Reconstruction-Grade eDiscovery</w:t>
      </w:r>
      <w:r w:rsidRPr="00556074">
        <w:t xml:space="preserve"> as an architectural standard for modern collaborative evidence. A Reconstruction-Grade system preserves a </w:t>
      </w:r>
      <w:r w:rsidRPr="00556074">
        <w:rPr>
          <w:b/>
          <w:bCs/>
        </w:rPr>
        <w:t>reproducible, point-in-time evidentiary record</w:t>
      </w:r>
      <w:r w:rsidRPr="00556074">
        <w:t xml:space="preserve"> that can answer legal and operational questions about what happened, when it happened, who was involved, what was relied upon, and what was accessed</w:t>
      </w:r>
      <w:r w:rsidR="00D50BEC">
        <w:t xml:space="preserve"> - </w:t>
      </w:r>
      <w:r w:rsidRPr="00556074">
        <w:rPr>
          <w:b/>
          <w:bCs/>
        </w:rPr>
        <w:t>without substituting inference for preserved fact</w:t>
      </w:r>
      <w:r w:rsidRPr="00556074">
        <w:t>.</w:t>
      </w:r>
    </w:p>
    <w:p w14:paraId="3FE1BD21" w14:textId="77777777" w:rsidR="00556074" w:rsidRPr="00556074" w:rsidRDefault="00556074" w:rsidP="0098734B">
      <w:r w:rsidRPr="00556074">
        <w:t xml:space="preserve">The standard is methodological: </w:t>
      </w:r>
      <w:r w:rsidRPr="00556074">
        <w:rPr>
          <w:b/>
          <w:bCs/>
        </w:rPr>
        <w:t>inference is not defensibility</w:t>
      </w:r>
      <w:r w:rsidRPr="00556074">
        <w:t xml:space="preserve">. When critical context is inferred after the fact, it becomes contestable, non-reproducible, and dependent on narrative rather than preserved evidence. Reconstruction-Grade eDiscovery requires that </w:t>
      </w:r>
      <w:r w:rsidRPr="00556074">
        <w:rPr>
          <w:b/>
          <w:bCs/>
        </w:rPr>
        <w:t>context be preserved as evidence while it exists</w:t>
      </w:r>
      <w:r w:rsidRPr="00556074">
        <w:t>, including identity state, activity signals (where available), and deterministic bindings between communications and referenced object state.</w:t>
      </w:r>
    </w:p>
    <w:p w14:paraId="52216444" w14:textId="77777777" w:rsidR="00556074" w:rsidRDefault="00556074" w:rsidP="0098734B">
      <w:r w:rsidRPr="00556074">
        <w:t xml:space="preserve">This document is written to be </w:t>
      </w:r>
      <w:r w:rsidRPr="00556074">
        <w:rPr>
          <w:b/>
          <w:bCs/>
        </w:rPr>
        <w:t>testable</w:t>
      </w:r>
      <w:r w:rsidRPr="00556074">
        <w:t>. It defines (1) measurable requirements, (2) minimum conformance tests, (3) export and manifest expectations, and (4) operational metrics. It is intended to be vendor-neutral and to support independent evaluation.</w:t>
      </w:r>
    </w:p>
    <w:p w14:paraId="66107744" w14:textId="77777777" w:rsidR="00CB5547" w:rsidRPr="00556074" w:rsidRDefault="00CB5547" w:rsidP="00556074">
      <w:pPr>
        <w:jc w:val="both"/>
      </w:pPr>
    </w:p>
    <w:p w14:paraId="20BC617E" w14:textId="77777777" w:rsidR="00683D42" w:rsidRDefault="00392F48" w:rsidP="005F01BC">
      <w:pPr>
        <w:jc w:val="both"/>
        <w:rPr>
          <w:b/>
          <w:bCs/>
        </w:rPr>
      </w:pPr>
      <w:r w:rsidRPr="00CB5547">
        <w:rPr>
          <w:b/>
          <w:bCs/>
        </w:rPr>
        <w:t>The Context Gap</w:t>
      </w:r>
    </w:p>
    <w:p w14:paraId="75F4E6ED" w14:textId="77777777" w:rsidR="00CB5547" w:rsidRPr="00CB5547" w:rsidRDefault="00CB5547" w:rsidP="005F01BC">
      <w:pPr>
        <w:jc w:val="both"/>
        <w:rPr>
          <w:b/>
          <w:bCs/>
        </w:rPr>
      </w:pPr>
    </w:p>
    <w:p w14:paraId="4F4C0F3A" w14:textId="77777777" w:rsidR="001C7881" w:rsidRDefault="00CB5547" w:rsidP="00CB5547">
      <w:pPr>
        <w:jc w:val="center"/>
      </w:pPr>
      <w:r>
        <w:object w:dxaOrig="7610" w:dyaOrig="2700" w14:anchorId="4A331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0.4pt;height:135pt" o:ole="">
            <v:imagedata r:id="rId9" o:title=""/>
          </v:shape>
          <o:OLEObject Type="Embed" ProgID="Visio.Drawing.15" ShapeID="_x0000_i1025" DrawAspect="Content" ObjectID="_1833879244" r:id="rId10"/>
        </w:object>
      </w:r>
    </w:p>
    <w:p w14:paraId="33F10B19" w14:textId="77777777" w:rsidR="001C7881" w:rsidRDefault="00414E79" w:rsidP="005F01BC">
      <w:pPr>
        <w:jc w:val="both"/>
      </w:pPr>
      <w:r>
        <w:rPr>
          <w:i/>
        </w:rPr>
        <w:t>Figure 1. The Context Gap: collaborative evidence behavior has outpaced legacy evidence models.</w:t>
      </w:r>
    </w:p>
    <w:p w14:paraId="41438E8E" w14:textId="77777777" w:rsidR="001C7881" w:rsidRDefault="001C7881" w:rsidP="005F01BC">
      <w:pPr>
        <w:jc w:val="both"/>
      </w:pPr>
    </w:p>
    <w:p w14:paraId="57C0BA92" w14:textId="77777777" w:rsidR="00CB5547" w:rsidRDefault="00CB5547">
      <w:pPr>
        <w:rPr>
          <w:rFonts w:asciiTheme="majorHAnsi" w:eastAsiaTheme="majorEastAsia" w:hAnsiTheme="majorHAnsi" w:cstheme="majorBidi"/>
          <w:color w:val="365F91" w:themeColor="accent1" w:themeShade="BF"/>
          <w:sz w:val="28"/>
          <w:szCs w:val="28"/>
        </w:rPr>
      </w:pPr>
      <w:r>
        <w:br w:type="page"/>
      </w:r>
    </w:p>
    <w:p w14:paraId="17C25CD7" w14:textId="77777777" w:rsidR="001C7881" w:rsidRDefault="00414E79" w:rsidP="005F01BC">
      <w:pPr>
        <w:pStyle w:val="Heading2"/>
        <w:jc w:val="both"/>
      </w:pPr>
      <w:bookmarkStart w:id="1" w:name="_Toc223157422"/>
      <w:r>
        <w:lastRenderedPageBreak/>
        <w:t>A Working Definition</w:t>
      </w:r>
      <w:bookmarkEnd w:id="1"/>
    </w:p>
    <w:p w14:paraId="167069DE" w14:textId="77777777" w:rsidR="00556074" w:rsidRPr="00556074" w:rsidRDefault="00556074" w:rsidP="00556074">
      <w:pPr>
        <w:jc w:val="both"/>
      </w:pPr>
      <w:r w:rsidRPr="00556074">
        <w:t xml:space="preserve">This document distinguishes between a </w:t>
      </w:r>
      <w:r w:rsidRPr="00556074">
        <w:rPr>
          <w:b/>
          <w:bCs/>
        </w:rPr>
        <w:t>conformance target</w:t>
      </w:r>
      <w:r w:rsidRPr="00556074">
        <w:t xml:space="preserve"> and an </w:t>
      </w:r>
      <w:r w:rsidRPr="00556074">
        <w:rPr>
          <w:b/>
          <w:bCs/>
        </w:rPr>
        <w:t>operating approach</w:t>
      </w:r>
      <w:r w:rsidRPr="00556074">
        <w:t>:</w:t>
      </w:r>
    </w:p>
    <w:p w14:paraId="719A213E" w14:textId="692A2A53" w:rsidR="00556074" w:rsidRPr="00556074" w:rsidRDefault="00556074" w:rsidP="00492EAF">
      <w:pPr>
        <w:numPr>
          <w:ilvl w:val="0"/>
          <w:numId w:val="37"/>
        </w:numPr>
      </w:pPr>
      <w:r w:rsidRPr="00556074">
        <w:rPr>
          <w:b/>
          <w:bCs/>
        </w:rPr>
        <w:t>Reconstruction-Grade eDiscovery</w:t>
      </w:r>
      <w:r w:rsidRPr="00556074">
        <w:t xml:space="preserve"> is the </w:t>
      </w:r>
      <w:r w:rsidRPr="00556074">
        <w:rPr>
          <w:b/>
          <w:bCs/>
        </w:rPr>
        <w:t>conformance target</w:t>
      </w:r>
      <w:r w:rsidRPr="00556074">
        <w:t xml:space="preserve"> (the architectural classification).</w:t>
      </w:r>
      <w:ins w:id="2" w:author="Adam Feher" w:date="2026-03-01T13:39:00Z" w16du:dateUtc="2026-03-01T18:39:00Z">
        <w:r w:rsidR="007A21F5">
          <w:t xml:space="preserve"> </w:t>
        </w:r>
      </w:ins>
      <w:del w:id="3" w:author="Adam Feher" w:date="2026-03-01T13:38:00Z" w16du:dateUtc="2026-03-01T18:38:00Z">
        <w:r w:rsidRPr="00556074" w:rsidDel="007A21F5">
          <w:br/>
        </w:r>
      </w:del>
      <w:r w:rsidRPr="00556074">
        <w:t>It describes whether a system can produce a reproducible, point-in-time record of collaborative evidence without relying on hindsight or inference.</w:t>
      </w:r>
    </w:p>
    <w:p w14:paraId="40FA3F2F" w14:textId="77CAC191" w:rsidR="00556074" w:rsidRPr="00556074" w:rsidRDefault="00556074" w:rsidP="00492EAF">
      <w:pPr>
        <w:numPr>
          <w:ilvl w:val="0"/>
          <w:numId w:val="37"/>
        </w:numPr>
      </w:pPr>
      <w:r w:rsidRPr="00556074">
        <w:rPr>
          <w:b/>
          <w:bCs/>
        </w:rPr>
        <w:t>Context-Aware eDiscovery</w:t>
      </w:r>
      <w:r w:rsidRPr="00556074">
        <w:t xml:space="preserve"> is an </w:t>
      </w:r>
      <w:r w:rsidRPr="00556074">
        <w:rPr>
          <w:b/>
          <w:bCs/>
        </w:rPr>
        <w:t>operating approach</w:t>
      </w:r>
      <w:r w:rsidRPr="00556074">
        <w:t xml:space="preserve"> consistent with that target</w:t>
      </w:r>
      <w:r w:rsidR="005D1C0E">
        <w:t xml:space="preserve">. </w:t>
      </w:r>
      <w:r w:rsidRPr="00556074">
        <w:t>It treats context as evidence objects and grounds reconstruction in preserved fact</w:t>
      </w:r>
      <w:r w:rsidR="00D50BEC">
        <w:t xml:space="preserve"> - </w:t>
      </w:r>
      <w:r w:rsidRPr="00556074">
        <w:t>not semantic enrichment, relevance scoring, or post-hoc inference.</w:t>
      </w:r>
    </w:p>
    <w:p w14:paraId="5B56CB0F" w14:textId="77777777" w:rsidR="00556074" w:rsidRPr="00556074" w:rsidRDefault="00556074" w:rsidP="00556074">
      <w:r w:rsidRPr="00556074">
        <w:t xml:space="preserve">As used throughout this document, </w:t>
      </w:r>
      <w:r w:rsidRPr="00556074">
        <w:rPr>
          <w:b/>
          <w:bCs/>
        </w:rPr>
        <w:t>Context-Aware eDiscovery</w:t>
      </w:r>
      <w:r w:rsidRPr="00556074">
        <w:t xml:space="preserve"> is reconstruction-grade evidence preservation across three required dimensions:</w:t>
      </w:r>
    </w:p>
    <w:p w14:paraId="2BB8E840" w14:textId="4027CF99" w:rsidR="00556074" w:rsidRPr="00556074" w:rsidRDefault="00556074" w:rsidP="00556074">
      <w:pPr>
        <w:numPr>
          <w:ilvl w:val="0"/>
          <w:numId w:val="14"/>
        </w:numPr>
      </w:pPr>
      <w:r>
        <w:rPr>
          <w:b/>
        </w:rPr>
        <w:t>Identity over time</w:t>
      </w:r>
      <w:r w:rsidR="00D50BEC">
        <w:t xml:space="preserve"> - </w:t>
      </w:r>
      <w:r>
        <w:t>effective-dated custodian identity correlated to a natural person.</w:t>
      </w:r>
    </w:p>
    <w:p w14:paraId="6FB2A501" w14:textId="6F6F2EC0" w:rsidR="00556074" w:rsidRPr="00556074" w:rsidRDefault="00556074" w:rsidP="00556074">
      <w:pPr>
        <w:numPr>
          <w:ilvl w:val="0"/>
          <w:numId w:val="14"/>
        </w:numPr>
      </w:pPr>
      <w:r>
        <w:rPr>
          <w:b/>
        </w:rPr>
        <w:t>Behavior and activity evidence</w:t>
      </w:r>
      <w:r w:rsidR="00D50BEC">
        <w:t xml:space="preserve"> - </w:t>
      </w:r>
      <w:r>
        <w:t>audit records as first-class evidence, bounded by availability and retention.</w:t>
      </w:r>
    </w:p>
    <w:p w14:paraId="33711BB0" w14:textId="6C972617" w:rsidR="00556074" w:rsidRPr="00556074" w:rsidRDefault="00556074" w:rsidP="00556074">
      <w:pPr>
        <w:numPr>
          <w:ilvl w:val="0"/>
          <w:numId w:val="14"/>
        </w:numPr>
      </w:pPr>
      <w:r>
        <w:rPr>
          <w:b/>
        </w:rPr>
        <w:t>Document state and relationships</w:t>
      </w:r>
      <w:r w:rsidR="00D50BEC">
        <w:t xml:space="preserve"> - </w:t>
      </w:r>
      <w:r>
        <w:t>deterministic point-in-time resolution with explicit message↔link↔file↔version bindings.</w:t>
      </w:r>
    </w:p>
    <w:p w14:paraId="15400063" w14:textId="77777777" w:rsidR="006F239E" w:rsidRDefault="00084C13">
      <w:r>
        <w:rPr>
          <w:i/>
        </w:rPr>
        <w:t>These pillars are formally defined in Section 3.1 and specified as normative requirements in Appendix B.</w:t>
      </w:r>
    </w:p>
    <w:p w14:paraId="535B9A73" w14:textId="77777777" w:rsidR="00556074" w:rsidRPr="00556074" w:rsidRDefault="00556074" w:rsidP="00556074">
      <w:pPr>
        <w:jc w:val="both"/>
      </w:pPr>
      <w:r w:rsidRPr="00556074">
        <w:t xml:space="preserve">In this model, “context” refers to </w:t>
      </w:r>
      <w:r w:rsidRPr="00556074">
        <w:rPr>
          <w:b/>
          <w:bCs/>
        </w:rPr>
        <w:t>evidence objects, bindings, provenance, and reproducible reconstruction</w:t>
      </w:r>
      <w:r w:rsidRPr="00556074">
        <w:t>. It does not refer to AI-based interpretation, semantic scoring, or relevance ranking.</w:t>
      </w:r>
    </w:p>
    <w:p w14:paraId="7C41085D" w14:textId="77777777" w:rsidR="001C7881" w:rsidRDefault="001C7881" w:rsidP="005F01BC">
      <w:pPr>
        <w:jc w:val="both"/>
      </w:pPr>
    </w:p>
    <w:p w14:paraId="65EAC8C6" w14:textId="77777777" w:rsidR="001C7881" w:rsidRDefault="00414E79" w:rsidP="005F01BC">
      <w:pPr>
        <w:pStyle w:val="Heading2"/>
        <w:jc w:val="both"/>
      </w:pPr>
      <w:bookmarkStart w:id="4" w:name="_Toc223157423"/>
      <w:r>
        <w:t>What This Standard Changes</w:t>
      </w:r>
      <w:bookmarkEnd w:id="4"/>
    </w:p>
    <w:p w14:paraId="7B2550D5" w14:textId="77777777" w:rsidR="007D67E8" w:rsidRPr="007D67E8" w:rsidRDefault="007D67E8" w:rsidP="007D67E8"/>
    <w:p w14:paraId="619AF3B6" w14:textId="77777777" w:rsidR="005F01BC" w:rsidRDefault="00414E79" w:rsidP="005F01BC">
      <w:pPr>
        <w:pStyle w:val="ListBullet"/>
        <w:numPr>
          <w:ilvl w:val="0"/>
          <w:numId w:val="10"/>
        </w:numPr>
        <w:jc w:val="both"/>
      </w:pPr>
      <w:r>
        <w:t>Evidence is treated as an interconnected record (objects, relationships, and timelines), not a set of independent files.</w:t>
      </w:r>
    </w:p>
    <w:p w14:paraId="10848288" w14:textId="77777777" w:rsidR="005F4AF4" w:rsidRDefault="005F4AF4" w:rsidP="005F4AF4">
      <w:pPr>
        <w:pStyle w:val="ListBullet"/>
        <w:numPr>
          <w:ilvl w:val="0"/>
          <w:numId w:val="0"/>
        </w:numPr>
        <w:ind w:left="720"/>
        <w:jc w:val="both"/>
      </w:pPr>
    </w:p>
    <w:p w14:paraId="46906715" w14:textId="77777777" w:rsidR="005F01BC" w:rsidDel="00271173" w:rsidRDefault="00414E79" w:rsidP="00271173">
      <w:pPr>
        <w:pStyle w:val="ListBullet"/>
        <w:numPr>
          <w:ilvl w:val="0"/>
          <w:numId w:val="10"/>
        </w:numPr>
        <w:jc w:val="both"/>
        <w:rPr>
          <w:del w:id="5" w:author="Adam Feher" w:date="2026-03-01T13:40:00Z" w16du:dateUtc="2026-03-01T18:40:00Z"/>
        </w:rPr>
      </w:pPr>
      <w:r>
        <w:t>Document state is resolved deterministically as-of an event timestamp (e.g., message send time).</w:t>
      </w:r>
    </w:p>
    <w:p w14:paraId="69A418FB" w14:textId="77777777" w:rsidR="00271173" w:rsidRDefault="00271173" w:rsidP="005F01BC">
      <w:pPr>
        <w:pStyle w:val="ListBullet"/>
        <w:numPr>
          <w:ilvl w:val="0"/>
          <w:numId w:val="10"/>
        </w:numPr>
        <w:jc w:val="both"/>
        <w:rPr>
          <w:ins w:id="6" w:author="Adam Feher" w:date="2026-03-01T13:40:00Z" w16du:dateUtc="2026-03-01T18:40:00Z"/>
        </w:rPr>
      </w:pPr>
    </w:p>
    <w:p w14:paraId="2CCF7C01" w14:textId="77777777" w:rsidR="007D67E8" w:rsidRDefault="007D67E8" w:rsidP="00271173">
      <w:pPr>
        <w:pStyle w:val="ListBullet"/>
        <w:numPr>
          <w:ilvl w:val="0"/>
          <w:numId w:val="0"/>
        </w:numPr>
        <w:ind w:left="720"/>
        <w:jc w:val="both"/>
        <w:pPrChange w:id="7" w:author="Adam Feher" w:date="2026-03-01T13:40:00Z" w16du:dateUtc="2026-03-01T18:40:00Z">
          <w:pPr>
            <w:pStyle w:val="ListParagraph"/>
          </w:pPr>
        </w:pPrChange>
      </w:pPr>
    </w:p>
    <w:p w14:paraId="2ED4F101" w14:textId="77777777" w:rsidR="005F01BC" w:rsidRDefault="00414E79" w:rsidP="005F01BC">
      <w:pPr>
        <w:pStyle w:val="ListBullet"/>
        <w:numPr>
          <w:ilvl w:val="0"/>
          <w:numId w:val="10"/>
        </w:numPr>
        <w:jc w:val="both"/>
      </w:pPr>
      <w:r>
        <w:t>Identity is effective-dated and tied to a natural person, not a directory snapshot.</w:t>
      </w:r>
    </w:p>
    <w:p w14:paraId="3A2E8782" w14:textId="77777777" w:rsidR="005F4AF4" w:rsidRDefault="005F4AF4" w:rsidP="005F4AF4">
      <w:pPr>
        <w:pStyle w:val="ListBullet"/>
        <w:numPr>
          <w:ilvl w:val="0"/>
          <w:numId w:val="0"/>
        </w:numPr>
        <w:jc w:val="both"/>
      </w:pPr>
    </w:p>
    <w:p w14:paraId="26115F65" w14:textId="77777777" w:rsidR="005F01BC" w:rsidRDefault="00414E79" w:rsidP="005F01BC">
      <w:pPr>
        <w:pStyle w:val="ListBullet"/>
        <w:numPr>
          <w:ilvl w:val="0"/>
          <w:numId w:val="10"/>
        </w:numPr>
        <w:jc w:val="both"/>
      </w:pPr>
      <w:r>
        <w:t>Access is grounded in audit evidence when available (who saw what, when), not inferred from permissions.</w:t>
      </w:r>
    </w:p>
    <w:p w14:paraId="03855F04" w14:textId="77777777" w:rsidR="005F4AF4" w:rsidRDefault="005F4AF4" w:rsidP="005F4AF4">
      <w:pPr>
        <w:pStyle w:val="ListBullet"/>
        <w:numPr>
          <w:ilvl w:val="0"/>
          <w:numId w:val="0"/>
        </w:numPr>
        <w:jc w:val="both"/>
      </w:pPr>
    </w:p>
    <w:p w14:paraId="2E9ACE35" w14:textId="77777777" w:rsidR="001C7881" w:rsidRDefault="00414E79" w:rsidP="005F01BC">
      <w:pPr>
        <w:pStyle w:val="ListBullet"/>
        <w:numPr>
          <w:ilvl w:val="0"/>
          <w:numId w:val="10"/>
        </w:numPr>
        <w:jc w:val="both"/>
      </w:pPr>
      <w:r>
        <w:t>Exports are reproducible: the same scope definition produces the same outputs, with manifests, hashes, and exception traceability.</w:t>
      </w:r>
    </w:p>
    <w:p w14:paraId="03E5921C" w14:textId="77777777" w:rsidR="00693078" w:rsidRDefault="00693078">
      <w:r>
        <w:br w:type="page"/>
      </w:r>
    </w:p>
    <w:p w14:paraId="19230142" w14:textId="77777777" w:rsidR="00693078" w:rsidRPr="00646F30" w:rsidRDefault="00693078" w:rsidP="00693078">
      <w:pPr>
        <w:pStyle w:val="Heading1"/>
        <w:rPr>
          <w:lang w:val="fr-FR"/>
        </w:rPr>
      </w:pPr>
      <w:bookmarkStart w:id="8" w:name="_Toc223157424"/>
      <w:r w:rsidRPr="00646F30">
        <w:rPr>
          <w:lang w:val="fr-FR"/>
        </w:rPr>
        <w:lastRenderedPageBreak/>
        <w:t>0. Scope, Non-Goals, and Document Conventions</w:t>
      </w:r>
      <w:bookmarkEnd w:id="8"/>
      <w:r w:rsidRPr="00646F30">
        <w:rPr>
          <w:lang w:val="fr-FR"/>
        </w:rPr>
        <w:t xml:space="preserve"> </w:t>
      </w:r>
    </w:p>
    <w:p w14:paraId="6EF40695" w14:textId="77777777" w:rsidR="00693078" w:rsidRPr="00646F30" w:rsidRDefault="00693078" w:rsidP="00693078">
      <w:pPr>
        <w:pStyle w:val="Heading2"/>
        <w:rPr>
          <w:lang w:val="fr-FR"/>
        </w:rPr>
      </w:pPr>
      <w:bookmarkStart w:id="9" w:name="_Toc223157425"/>
      <w:r w:rsidRPr="00646F30">
        <w:rPr>
          <w:lang w:val="fr-FR"/>
        </w:rPr>
        <w:t>0.1 Scope</w:t>
      </w:r>
      <w:bookmarkEnd w:id="9"/>
    </w:p>
    <w:p w14:paraId="22AD7885" w14:textId="77777777" w:rsidR="00693078" w:rsidRPr="00693078" w:rsidRDefault="00693078" w:rsidP="00693078">
      <w:pPr>
        <w:jc w:val="both"/>
      </w:pPr>
      <w:r w:rsidRPr="00693078">
        <w:t xml:space="preserve">This document specifies a baseline architectural standard for </w:t>
      </w:r>
      <w:r w:rsidRPr="00693078">
        <w:rPr>
          <w:b/>
          <w:bCs/>
        </w:rPr>
        <w:t>Reconstruction-Grade eDiscovery</w:t>
      </w:r>
      <w:r w:rsidRPr="00693078">
        <w:t xml:space="preserve"> in collaborative cloud environments. The standard focuses on the minimum properties required to preserve and export evidence such that reconstruction is </w:t>
      </w:r>
      <w:r w:rsidRPr="00693078">
        <w:rPr>
          <w:b/>
          <w:bCs/>
        </w:rPr>
        <w:t>deterministic, auditable, and reproducible</w:t>
      </w:r>
      <w:r w:rsidRPr="00693078">
        <w:t>.</w:t>
      </w:r>
    </w:p>
    <w:p w14:paraId="73F5397D" w14:textId="77777777" w:rsidR="00693078" w:rsidRPr="00693078" w:rsidRDefault="00693078" w:rsidP="00693078">
      <w:pPr>
        <w:rPr>
          <w:b/>
          <w:bCs/>
        </w:rPr>
      </w:pPr>
      <w:bookmarkStart w:id="10" w:name="_Toc223157426"/>
      <w:r w:rsidRPr="00693078">
        <w:rPr>
          <w:rStyle w:val="Heading2Char"/>
        </w:rPr>
        <w:t>0.2 Non-Goals (Out of Scope)</w:t>
      </w:r>
      <w:bookmarkEnd w:id="10"/>
    </w:p>
    <w:p w14:paraId="21AB72F0" w14:textId="77777777" w:rsidR="00693078" w:rsidRPr="00693078" w:rsidRDefault="00693078" w:rsidP="00693078">
      <w:r w:rsidRPr="00693078">
        <w:t xml:space="preserve">This standard </w:t>
      </w:r>
      <w:r w:rsidRPr="00693078">
        <w:rPr>
          <w:b/>
          <w:bCs/>
        </w:rPr>
        <w:t>does not</w:t>
      </w:r>
      <w:r w:rsidRPr="00693078">
        <w:t>:</w:t>
      </w:r>
    </w:p>
    <w:p w14:paraId="496524D9" w14:textId="77777777" w:rsidR="00693078" w:rsidRPr="00693078" w:rsidRDefault="00693078" w:rsidP="00387EB4">
      <w:pPr>
        <w:pStyle w:val="ListParagraph"/>
        <w:numPr>
          <w:ilvl w:val="0"/>
          <w:numId w:val="38"/>
        </w:numPr>
      </w:pPr>
      <w:r w:rsidRPr="00693078">
        <w:t>Provide legal advice or define admissibility standards; it defines an architectural preservation and export baseline.</w:t>
      </w:r>
    </w:p>
    <w:p w14:paraId="4843737F" w14:textId="77777777" w:rsidR="00693078" w:rsidRPr="00693078" w:rsidRDefault="00693078" w:rsidP="00387EB4">
      <w:pPr>
        <w:pStyle w:val="ListParagraph"/>
        <w:numPr>
          <w:ilvl w:val="0"/>
          <w:numId w:val="38"/>
        </w:numPr>
      </w:pPr>
      <w:r w:rsidRPr="00693078">
        <w:t xml:space="preserve">Require or assume </w:t>
      </w:r>
      <w:proofErr w:type="gramStart"/>
      <w:r w:rsidRPr="00693078">
        <w:t>full-tenant</w:t>
      </w:r>
      <w:proofErr w:type="gramEnd"/>
      <w:r w:rsidRPr="00693078">
        <w:t xml:space="preserve"> “archive everything” capture.</w:t>
      </w:r>
    </w:p>
    <w:p w14:paraId="5EB2A0BB" w14:textId="77777777" w:rsidR="00693078" w:rsidRPr="00693078" w:rsidRDefault="00693078" w:rsidP="00387EB4">
      <w:pPr>
        <w:pStyle w:val="ListParagraph"/>
        <w:numPr>
          <w:ilvl w:val="0"/>
          <w:numId w:val="38"/>
        </w:numPr>
      </w:pPr>
      <w:r w:rsidRPr="00693078">
        <w:t>Mandate a specific vendor, product, cloud provider, storage backend, review platform, or deployment topology.</w:t>
      </w:r>
    </w:p>
    <w:p w14:paraId="05CD1EB9" w14:textId="77777777" w:rsidR="00693078" w:rsidRPr="00693078" w:rsidRDefault="00693078" w:rsidP="00387EB4">
      <w:pPr>
        <w:pStyle w:val="ListParagraph"/>
        <w:numPr>
          <w:ilvl w:val="0"/>
          <w:numId w:val="38"/>
        </w:numPr>
      </w:pPr>
      <w:r w:rsidRPr="00693078">
        <w:t xml:space="preserve">Guarantee perfect behavioral visibility; audit evidence is explicitly </w:t>
      </w:r>
      <w:r w:rsidRPr="00387EB4">
        <w:rPr>
          <w:b/>
          <w:bCs/>
        </w:rPr>
        <w:t>bounded by licensing, retention, and upstream availability</w:t>
      </w:r>
      <w:r w:rsidRPr="00693078">
        <w:t>.</w:t>
      </w:r>
    </w:p>
    <w:p w14:paraId="29204B31" w14:textId="77777777" w:rsidR="00693078" w:rsidRPr="00693078" w:rsidRDefault="00693078" w:rsidP="00387EB4">
      <w:pPr>
        <w:pStyle w:val="ListParagraph"/>
        <w:numPr>
          <w:ilvl w:val="0"/>
          <w:numId w:val="38"/>
        </w:numPr>
      </w:pPr>
      <w:r w:rsidRPr="00693078">
        <w:t>Require semantic analytics, relevance scoring, or LLM-based workflows.</w:t>
      </w:r>
    </w:p>
    <w:p w14:paraId="56F1622D" w14:textId="77777777" w:rsidR="00693078" w:rsidRPr="00693078" w:rsidRDefault="00693078" w:rsidP="00387EB4">
      <w:pPr>
        <w:pStyle w:val="ListParagraph"/>
        <w:numPr>
          <w:ilvl w:val="0"/>
          <w:numId w:val="38"/>
        </w:numPr>
      </w:pPr>
      <w:r w:rsidRPr="00693078">
        <w:t xml:space="preserve">Replace existing review platforms; it specifies what an upstream preservation record </w:t>
      </w:r>
      <w:r w:rsidRPr="00387EB4">
        <w:rPr>
          <w:b/>
          <w:bCs/>
        </w:rPr>
        <w:t>must</w:t>
      </w:r>
      <w:r w:rsidRPr="00693078">
        <w:t xml:space="preserve"> provide to downstream systems.</w:t>
      </w:r>
    </w:p>
    <w:p w14:paraId="05504E37" w14:textId="77777777" w:rsidR="00693078" w:rsidRPr="00693078" w:rsidRDefault="00693078" w:rsidP="00693078">
      <w:pPr>
        <w:pStyle w:val="Heading2"/>
      </w:pPr>
      <w:bookmarkStart w:id="11" w:name="_Toc223157427"/>
      <w:r w:rsidRPr="00693078">
        <w:t>0.3 Threat Model (What This Standard Is Designed to Withstand)</w:t>
      </w:r>
      <w:bookmarkEnd w:id="11"/>
    </w:p>
    <w:p w14:paraId="74D53CBD" w14:textId="77777777" w:rsidR="00693078" w:rsidRPr="00693078" w:rsidRDefault="00693078" w:rsidP="00693078">
      <w:r w:rsidRPr="00693078">
        <w:t>Reconstruction-Grade properties matter because evidence is evaluated under adversarial or high-scrutiny conditions, including:</w:t>
      </w:r>
    </w:p>
    <w:p w14:paraId="338817AC" w14:textId="77777777" w:rsidR="00693078" w:rsidRPr="00693078" w:rsidRDefault="00693078" w:rsidP="00387EB4">
      <w:pPr>
        <w:pStyle w:val="ListParagraph"/>
        <w:numPr>
          <w:ilvl w:val="0"/>
          <w:numId w:val="39"/>
        </w:numPr>
      </w:pPr>
      <w:r w:rsidRPr="00693078">
        <w:t xml:space="preserve">Court </w:t>
      </w:r>
      <w:proofErr w:type="gramStart"/>
      <w:r w:rsidRPr="00693078">
        <w:t>challenges to</w:t>
      </w:r>
      <w:proofErr w:type="gramEnd"/>
      <w:r w:rsidRPr="00693078">
        <w:t xml:space="preserve"> authenticity, completeness, proportionality, and chain of custody.</w:t>
      </w:r>
    </w:p>
    <w:p w14:paraId="0700E273" w14:textId="77777777" w:rsidR="00693078" w:rsidRPr="00693078" w:rsidRDefault="00693078" w:rsidP="00387EB4">
      <w:pPr>
        <w:pStyle w:val="ListParagraph"/>
        <w:numPr>
          <w:ilvl w:val="0"/>
          <w:numId w:val="39"/>
        </w:numPr>
      </w:pPr>
      <w:proofErr w:type="gramStart"/>
      <w:r w:rsidRPr="00693078">
        <w:t>Regulator</w:t>
      </w:r>
      <w:proofErr w:type="gramEnd"/>
      <w:r w:rsidRPr="00693078">
        <w:t xml:space="preserve"> inquiries requiring auditability and repeatability.</w:t>
      </w:r>
    </w:p>
    <w:p w14:paraId="47FC1BC3" w14:textId="77777777" w:rsidR="00693078" w:rsidRPr="00693078" w:rsidRDefault="00693078" w:rsidP="00387EB4">
      <w:pPr>
        <w:pStyle w:val="ListParagraph"/>
        <w:numPr>
          <w:ilvl w:val="0"/>
          <w:numId w:val="39"/>
        </w:numPr>
      </w:pPr>
      <w:r w:rsidRPr="00693078">
        <w:t>Internal investigations where timelines, identity state, and access behavior are disputed.</w:t>
      </w:r>
    </w:p>
    <w:p w14:paraId="2DC1D458" w14:textId="77777777" w:rsidR="00693078" w:rsidRPr="00693078" w:rsidRDefault="00693078" w:rsidP="00387EB4">
      <w:pPr>
        <w:pStyle w:val="ListParagraph"/>
        <w:numPr>
          <w:ilvl w:val="0"/>
          <w:numId w:val="39"/>
        </w:numPr>
      </w:pPr>
      <w:r w:rsidRPr="00693078">
        <w:t>Repeat exports where differences must be explained without operator narrative.</w:t>
      </w:r>
    </w:p>
    <w:p w14:paraId="7FFBF8E6" w14:textId="77777777" w:rsidR="00693078" w:rsidRPr="00693078" w:rsidRDefault="00693078" w:rsidP="00693078">
      <w:r w:rsidRPr="00693078">
        <w:t>This standard assumes that any ambiguous, inferred, or non-reproducible claim will be challenged. Therefore, it prioritizes:</w:t>
      </w:r>
    </w:p>
    <w:p w14:paraId="008893F5" w14:textId="77777777" w:rsidR="00693078" w:rsidRPr="00693078" w:rsidRDefault="00693078" w:rsidP="00387EB4">
      <w:pPr>
        <w:pStyle w:val="ListParagraph"/>
        <w:numPr>
          <w:ilvl w:val="0"/>
          <w:numId w:val="40"/>
        </w:numPr>
      </w:pPr>
      <w:r w:rsidRPr="00693078">
        <w:t>Deterministic resolution rules and explicit fallback documentation.</w:t>
      </w:r>
    </w:p>
    <w:p w14:paraId="12A0CFFC" w14:textId="77777777" w:rsidR="00693078" w:rsidRPr="00693078" w:rsidRDefault="00693078" w:rsidP="00387EB4">
      <w:pPr>
        <w:pStyle w:val="ListParagraph"/>
        <w:numPr>
          <w:ilvl w:val="0"/>
          <w:numId w:val="40"/>
        </w:numPr>
      </w:pPr>
      <w:r w:rsidRPr="00693078">
        <w:t>Stable identifiers and relationship bindings.</w:t>
      </w:r>
    </w:p>
    <w:p w14:paraId="3E57AFF2" w14:textId="77777777" w:rsidR="00693078" w:rsidRPr="00693078" w:rsidRDefault="00693078" w:rsidP="00387EB4">
      <w:pPr>
        <w:pStyle w:val="ListParagraph"/>
        <w:numPr>
          <w:ilvl w:val="0"/>
          <w:numId w:val="40"/>
        </w:numPr>
      </w:pPr>
      <w:r w:rsidRPr="00693078">
        <w:t>Explicit exceptions (no silent drops).</w:t>
      </w:r>
    </w:p>
    <w:p w14:paraId="45059B23" w14:textId="77777777" w:rsidR="00693078" w:rsidRPr="00693078" w:rsidRDefault="00693078" w:rsidP="00387EB4">
      <w:pPr>
        <w:pStyle w:val="ListParagraph"/>
        <w:numPr>
          <w:ilvl w:val="0"/>
          <w:numId w:val="40"/>
        </w:numPr>
      </w:pPr>
      <w:r w:rsidRPr="00693078">
        <w:t xml:space="preserve">Export manifests with </w:t>
      </w:r>
      <w:proofErr w:type="gramStart"/>
      <w:r w:rsidRPr="00693078">
        <w:t>hash</w:t>
      </w:r>
      <w:proofErr w:type="gramEnd"/>
      <w:r w:rsidRPr="00693078">
        <w:t xml:space="preserve"> and integrity support.</w:t>
      </w:r>
    </w:p>
    <w:p w14:paraId="031D6323" w14:textId="77777777" w:rsidR="00693078" w:rsidRPr="00693078" w:rsidRDefault="00693078" w:rsidP="00387EB4">
      <w:pPr>
        <w:pStyle w:val="ListParagraph"/>
        <w:numPr>
          <w:ilvl w:val="0"/>
          <w:numId w:val="40"/>
        </w:numPr>
      </w:pPr>
      <w:r w:rsidRPr="00693078">
        <w:t>Clear boundedness statements when upstream evidence is incomplete.</w:t>
      </w:r>
    </w:p>
    <w:p w14:paraId="1970EBE4" w14:textId="77777777" w:rsidR="00693078" w:rsidRPr="00693078" w:rsidRDefault="00693078" w:rsidP="00693078">
      <w:pPr>
        <w:pStyle w:val="Heading2"/>
      </w:pPr>
      <w:bookmarkStart w:id="12" w:name="_Toc223157428"/>
      <w:r w:rsidRPr="00693078">
        <w:t>0.4 Normative Language</w:t>
      </w:r>
      <w:bookmarkEnd w:id="12"/>
    </w:p>
    <w:p w14:paraId="1C1649D2" w14:textId="77777777" w:rsidR="00693078" w:rsidRPr="00693078" w:rsidRDefault="00693078" w:rsidP="00693078">
      <w:r w:rsidRPr="00693078">
        <w:t>This document uses MUST, SHOULD, and MAY as normative requirement levels:</w:t>
      </w:r>
    </w:p>
    <w:p w14:paraId="1E1ACC6A" w14:textId="77777777" w:rsidR="00693078" w:rsidRPr="00693078" w:rsidRDefault="00693078" w:rsidP="00387EB4">
      <w:pPr>
        <w:pStyle w:val="ListParagraph"/>
        <w:numPr>
          <w:ilvl w:val="0"/>
          <w:numId w:val="41"/>
        </w:numPr>
      </w:pPr>
      <w:r w:rsidRPr="00387EB4">
        <w:rPr>
          <w:b/>
          <w:bCs/>
        </w:rPr>
        <w:t>MUST</w:t>
      </w:r>
      <w:r w:rsidRPr="00693078">
        <w:t xml:space="preserve"> indicates a required property for Reconstruction-Grade conformance.</w:t>
      </w:r>
    </w:p>
    <w:p w14:paraId="0520D128" w14:textId="77777777" w:rsidR="00693078" w:rsidRPr="00693078" w:rsidRDefault="00693078" w:rsidP="00387EB4">
      <w:pPr>
        <w:pStyle w:val="ListParagraph"/>
        <w:numPr>
          <w:ilvl w:val="0"/>
          <w:numId w:val="41"/>
        </w:numPr>
      </w:pPr>
      <w:r w:rsidRPr="00387EB4">
        <w:rPr>
          <w:b/>
          <w:bCs/>
        </w:rPr>
        <w:t>SHOULD</w:t>
      </w:r>
      <w:r w:rsidRPr="00693078">
        <w:t xml:space="preserve"> indicates a strong recommendation that materially improves reconstruction.</w:t>
      </w:r>
    </w:p>
    <w:p w14:paraId="5704AC6B" w14:textId="77777777" w:rsidR="00693078" w:rsidRPr="00693078" w:rsidRDefault="00693078" w:rsidP="00387EB4">
      <w:pPr>
        <w:pStyle w:val="ListParagraph"/>
        <w:numPr>
          <w:ilvl w:val="0"/>
          <w:numId w:val="41"/>
        </w:numPr>
      </w:pPr>
      <w:r w:rsidRPr="00387EB4">
        <w:rPr>
          <w:b/>
          <w:bCs/>
        </w:rPr>
        <w:t>MAY</w:t>
      </w:r>
      <w:r w:rsidRPr="00693078">
        <w:t xml:space="preserve"> indicates an optional capability that can improve outcomes but is not required for baseline conformance.</w:t>
      </w:r>
    </w:p>
    <w:p w14:paraId="69576A3F" w14:textId="77777777" w:rsidR="00693078" w:rsidRDefault="00693078"/>
    <w:p w14:paraId="5993E9DF" w14:textId="77777777" w:rsidR="001C7881" w:rsidRDefault="00414E79" w:rsidP="005F01BC">
      <w:pPr>
        <w:pStyle w:val="Heading1"/>
        <w:jc w:val="both"/>
      </w:pPr>
      <w:bookmarkStart w:id="13" w:name="_Toc223157429"/>
      <w:r>
        <w:lastRenderedPageBreak/>
        <w:t>1. The Structural Shift in Evidence Behavior</w:t>
      </w:r>
      <w:bookmarkEnd w:id="13"/>
    </w:p>
    <w:p w14:paraId="1A7FFAF0" w14:textId="77777777" w:rsidR="001C7881" w:rsidRDefault="00414E79" w:rsidP="005F01BC">
      <w:pPr>
        <w:jc w:val="both"/>
      </w:pPr>
      <w:r>
        <w:t>The shift from on-premises file shares and email attachments to cloud-native collaboration has changed the evidentiary substrate. The change is not primarily about volume. It is about how work is performed, recorded, and referenced.</w:t>
      </w:r>
    </w:p>
    <w:p w14:paraId="3ACA8462" w14:textId="77777777" w:rsidR="001C7881" w:rsidRDefault="00414E79" w:rsidP="005F01BC">
      <w:pPr>
        <w:pStyle w:val="Heading2"/>
        <w:jc w:val="both"/>
      </w:pPr>
      <w:bookmarkStart w:id="14" w:name="_Toc223157430"/>
      <w:r>
        <w:t>1.1 The Core Assumptions That No Longer Hold</w:t>
      </w:r>
      <w:bookmarkEnd w:id="14"/>
    </w:p>
    <w:p w14:paraId="06456A1D" w14:textId="77777777" w:rsidR="001C7881" w:rsidRDefault="00414E79" w:rsidP="005F01BC">
      <w:pPr>
        <w:jc w:val="both"/>
      </w:pPr>
      <w:r>
        <w:t>Traditional eDiscovery workflows tend to embed four assumptions:</w:t>
      </w:r>
    </w:p>
    <w:p w14:paraId="30048B17" w14:textId="77777777" w:rsidR="001C7881" w:rsidRDefault="00414E79" w:rsidP="005F01BC">
      <w:pPr>
        <w:pStyle w:val="ListBullet"/>
        <w:numPr>
          <w:ilvl w:val="0"/>
          <w:numId w:val="11"/>
        </w:numPr>
        <w:jc w:val="both"/>
      </w:pPr>
      <w:r>
        <w:t>Files are the unit of work and the unit of evidence.</w:t>
      </w:r>
    </w:p>
    <w:p w14:paraId="3958BFCE" w14:textId="77777777" w:rsidR="001C7881" w:rsidRDefault="00414E79" w:rsidP="005F01BC">
      <w:pPr>
        <w:pStyle w:val="ListBullet"/>
        <w:numPr>
          <w:ilvl w:val="0"/>
          <w:numId w:val="11"/>
        </w:numPr>
        <w:jc w:val="both"/>
      </w:pPr>
      <w:r>
        <w:t xml:space="preserve">Ownership implies relevance; custodians </w:t>
      </w:r>
      <w:proofErr w:type="gramStart"/>
      <w:r>
        <w:t>are</w:t>
      </w:r>
      <w:proofErr w:type="gramEnd"/>
      <w:r>
        <w:t xml:space="preserve"> stable boundaries.</w:t>
      </w:r>
    </w:p>
    <w:p w14:paraId="1CC3227F" w14:textId="77777777" w:rsidR="001C7881" w:rsidRDefault="00414E79" w:rsidP="005F01BC">
      <w:pPr>
        <w:pStyle w:val="ListBullet"/>
        <w:numPr>
          <w:ilvl w:val="0"/>
          <w:numId w:val="11"/>
        </w:numPr>
        <w:jc w:val="both"/>
      </w:pPr>
      <w:r>
        <w:t>Permissions imply access; access can be inferred.</w:t>
      </w:r>
    </w:p>
    <w:p w14:paraId="050F21C1" w14:textId="77777777" w:rsidR="001C7881" w:rsidRDefault="00414E79" w:rsidP="005F01BC">
      <w:pPr>
        <w:pStyle w:val="ListBullet"/>
        <w:numPr>
          <w:ilvl w:val="0"/>
          <w:numId w:val="11"/>
        </w:numPr>
        <w:jc w:val="both"/>
      </w:pPr>
      <w:r>
        <w:t>Versions are interchangeable; the latest version is “close enough.”</w:t>
      </w:r>
    </w:p>
    <w:p w14:paraId="308EA4C2" w14:textId="77777777" w:rsidR="001C7881" w:rsidRDefault="00414E79" w:rsidP="005F01BC">
      <w:pPr>
        <w:jc w:val="both"/>
      </w:pPr>
      <w:r>
        <w:t>Collaborative cloud environments violate these assumptions by design. Work occurs through hyperlinks instead of attachments, co-authoring instead of discrete drafts, shared repositories instead of personal storage, and continuous revision instead of immutable records.</w:t>
      </w:r>
    </w:p>
    <w:p w14:paraId="6B53706E" w14:textId="77777777" w:rsidR="001C7881" w:rsidRDefault="00414E79" w:rsidP="005F01BC">
      <w:pPr>
        <w:jc w:val="both"/>
      </w:pPr>
      <w:r>
        <w:rPr>
          <w:b/>
        </w:rPr>
        <w:t>Table 1. Legacy Assumptions vs Collaborative Reality</w:t>
      </w:r>
    </w:p>
    <w:tbl>
      <w:tblPr>
        <w:tblStyle w:val="TableGrid"/>
        <w:tblW w:w="0" w:type="auto"/>
        <w:jc w:val="center"/>
        <w:tblLook w:val="04A0" w:firstRow="1" w:lastRow="0" w:firstColumn="1" w:lastColumn="0" w:noHBand="0" w:noVBand="1"/>
      </w:tblPr>
      <w:tblGrid>
        <w:gridCol w:w="3120"/>
        <w:gridCol w:w="3120"/>
        <w:gridCol w:w="3120"/>
      </w:tblGrid>
      <w:tr w:rsidR="001C7881" w14:paraId="021E0141" w14:textId="77777777">
        <w:trPr>
          <w:jc w:val="center"/>
        </w:trPr>
        <w:tc>
          <w:tcPr>
            <w:tcW w:w="3120" w:type="dxa"/>
            <w:shd w:val="clear" w:color="auto" w:fill="EDEDED"/>
          </w:tcPr>
          <w:p w14:paraId="7B0D1083" w14:textId="77777777" w:rsidR="001C7881" w:rsidRDefault="00414E79" w:rsidP="005F01BC">
            <w:pPr>
              <w:jc w:val="both"/>
            </w:pPr>
            <w:r>
              <w:rPr>
                <w:b/>
              </w:rPr>
              <w:t>Evidence Dimension</w:t>
            </w:r>
          </w:p>
        </w:tc>
        <w:tc>
          <w:tcPr>
            <w:tcW w:w="3120" w:type="dxa"/>
            <w:shd w:val="clear" w:color="auto" w:fill="EDEDED"/>
          </w:tcPr>
          <w:p w14:paraId="3F3F68CD" w14:textId="77777777" w:rsidR="001C7881" w:rsidRDefault="00414E79" w:rsidP="005F01BC">
            <w:pPr>
              <w:jc w:val="both"/>
            </w:pPr>
            <w:r>
              <w:rPr>
                <w:b/>
              </w:rPr>
              <w:t>Legacy Assumption</w:t>
            </w:r>
          </w:p>
        </w:tc>
        <w:tc>
          <w:tcPr>
            <w:tcW w:w="3120" w:type="dxa"/>
            <w:shd w:val="clear" w:color="auto" w:fill="EDEDED"/>
          </w:tcPr>
          <w:p w14:paraId="7EA45A02" w14:textId="77777777" w:rsidR="001C7881" w:rsidRDefault="00414E79" w:rsidP="005F01BC">
            <w:r>
              <w:rPr>
                <w:b/>
              </w:rPr>
              <w:t>Collaborative Reality</w:t>
            </w:r>
          </w:p>
        </w:tc>
      </w:tr>
      <w:tr w:rsidR="001C7881" w14:paraId="68A85E24" w14:textId="77777777">
        <w:trPr>
          <w:jc w:val="center"/>
        </w:trPr>
        <w:tc>
          <w:tcPr>
            <w:tcW w:w="3120" w:type="dxa"/>
          </w:tcPr>
          <w:p w14:paraId="5422DE46" w14:textId="77777777" w:rsidR="001C7881" w:rsidRDefault="00414E79" w:rsidP="005F01BC">
            <w:pPr>
              <w:jc w:val="both"/>
            </w:pPr>
            <w:r>
              <w:t>Unit of work</w:t>
            </w:r>
          </w:p>
        </w:tc>
        <w:tc>
          <w:tcPr>
            <w:tcW w:w="3120" w:type="dxa"/>
          </w:tcPr>
          <w:p w14:paraId="58B5FE18" w14:textId="77777777" w:rsidR="001C7881" w:rsidRDefault="00414E79" w:rsidP="005F01BC">
            <w:pPr>
              <w:jc w:val="both"/>
            </w:pPr>
            <w:r>
              <w:t>File / attachment</w:t>
            </w:r>
          </w:p>
        </w:tc>
        <w:tc>
          <w:tcPr>
            <w:tcW w:w="3120" w:type="dxa"/>
          </w:tcPr>
          <w:p w14:paraId="58E1C751" w14:textId="77777777" w:rsidR="001C7881" w:rsidRDefault="00414E79" w:rsidP="005F01BC">
            <w:r>
              <w:t>Activity + link + shared repository object</w:t>
            </w:r>
          </w:p>
        </w:tc>
      </w:tr>
      <w:tr w:rsidR="001C7881" w14:paraId="60C051F5" w14:textId="77777777">
        <w:trPr>
          <w:jc w:val="center"/>
        </w:trPr>
        <w:tc>
          <w:tcPr>
            <w:tcW w:w="3120" w:type="dxa"/>
          </w:tcPr>
          <w:p w14:paraId="1E30849D" w14:textId="77777777" w:rsidR="001C7881" w:rsidRDefault="00414E79" w:rsidP="005F01BC">
            <w:pPr>
              <w:jc w:val="both"/>
            </w:pPr>
            <w:r>
              <w:t xml:space="preserve">Evidence </w:t>
            </w:r>
            <w:proofErr w:type="gramStart"/>
            <w:r>
              <w:t>capture</w:t>
            </w:r>
            <w:proofErr w:type="gramEnd"/>
          </w:p>
        </w:tc>
        <w:tc>
          <w:tcPr>
            <w:tcW w:w="3120" w:type="dxa"/>
          </w:tcPr>
          <w:p w14:paraId="465C4657" w14:textId="77777777" w:rsidR="001C7881" w:rsidRDefault="00414E79" w:rsidP="005F01BC">
            <w:pPr>
              <w:jc w:val="both"/>
            </w:pPr>
            <w:r>
              <w:t>Final-state collection</w:t>
            </w:r>
          </w:p>
        </w:tc>
        <w:tc>
          <w:tcPr>
            <w:tcW w:w="3120" w:type="dxa"/>
          </w:tcPr>
          <w:p w14:paraId="5D034022" w14:textId="77777777" w:rsidR="001C7881" w:rsidRDefault="00414E79" w:rsidP="005F01BC">
            <w:r>
              <w:t>Point-in-time resolution per event</w:t>
            </w:r>
          </w:p>
        </w:tc>
      </w:tr>
      <w:tr w:rsidR="001C7881" w14:paraId="6273B427" w14:textId="77777777">
        <w:trPr>
          <w:jc w:val="center"/>
        </w:trPr>
        <w:tc>
          <w:tcPr>
            <w:tcW w:w="3120" w:type="dxa"/>
          </w:tcPr>
          <w:p w14:paraId="4D151CA3" w14:textId="77777777" w:rsidR="001C7881" w:rsidRDefault="00414E79" w:rsidP="005F01BC">
            <w:pPr>
              <w:jc w:val="both"/>
            </w:pPr>
            <w:r>
              <w:t>Custodians</w:t>
            </w:r>
          </w:p>
        </w:tc>
        <w:tc>
          <w:tcPr>
            <w:tcW w:w="3120" w:type="dxa"/>
          </w:tcPr>
          <w:p w14:paraId="3DF883FD" w14:textId="77777777" w:rsidR="001C7881" w:rsidRDefault="00414E79" w:rsidP="005F01BC">
            <w:pPr>
              <w:jc w:val="both"/>
            </w:pPr>
            <w:r>
              <w:t>Static containers</w:t>
            </w:r>
          </w:p>
        </w:tc>
        <w:tc>
          <w:tcPr>
            <w:tcW w:w="3120" w:type="dxa"/>
          </w:tcPr>
          <w:p w14:paraId="01EC5489" w14:textId="77777777" w:rsidR="001C7881" w:rsidRDefault="00414E79" w:rsidP="005F01BC">
            <w:r>
              <w:t>Natural persons with effective-dated identity</w:t>
            </w:r>
          </w:p>
        </w:tc>
      </w:tr>
      <w:tr w:rsidR="001C7881" w14:paraId="6B9A43F4" w14:textId="77777777">
        <w:trPr>
          <w:jc w:val="center"/>
        </w:trPr>
        <w:tc>
          <w:tcPr>
            <w:tcW w:w="3120" w:type="dxa"/>
          </w:tcPr>
          <w:p w14:paraId="0BD338B4" w14:textId="77777777" w:rsidR="001C7881" w:rsidRDefault="00414E79" w:rsidP="005F01BC">
            <w:pPr>
              <w:jc w:val="both"/>
            </w:pPr>
            <w:r>
              <w:t>Access</w:t>
            </w:r>
          </w:p>
        </w:tc>
        <w:tc>
          <w:tcPr>
            <w:tcW w:w="3120" w:type="dxa"/>
          </w:tcPr>
          <w:p w14:paraId="41331786" w14:textId="77777777" w:rsidR="001C7881" w:rsidRDefault="00414E79" w:rsidP="005F01BC">
            <w:pPr>
              <w:jc w:val="both"/>
            </w:pPr>
            <w:r>
              <w:t>Inferred from permissions</w:t>
            </w:r>
          </w:p>
        </w:tc>
        <w:tc>
          <w:tcPr>
            <w:tcW w:w="3120" w:type="dxa"/>
          </w:tcPr>
          <w:p w14:paraId="601A4A1E" w14:textId="77777777" w:rsidR="001C7881" w:rsidRDefault="00414E79" w:rsidP="005F01BC">
            <w:r>
              <w:t>Observed via audit evidence where available</w:t>
            </w:r>
          </w:p>
        </w:tc>
      </w:tr>
      <w:tr w:rsidR="001C7881" w14:paraId="128E3247" w14:textId="77777777">
        <w:trPr>
          <w:jc w:val="center"/>
        </w:trPr>
        <w:tc>
          <w:tcPr>
            <w:tcW w:w="3120" w:type="dxa"/>
          </w:tcPr>
          <w:p w14:paraId="182DC66D" w14:textId="77777777" w:rsidR="001C7881" w:rsidRDefault="00414E79" w:rsidP="005F01BC">
            <w:pPr>
              <w:jc w:val="both"/>
            </w:pPr>
            <w:r>
              <w:t>Versioning</w:t>
            </w:r>
          </w:p>
        </w:tc>
        <w:tc>
          <w:tcPr>
            <w:tcW w:w="3120" w:type="dxa"/>
          </w:tcPr>
          <w:p w14:paraId="2F2214E5" w14:textId="77777777" w:rsidR="001C7881" w:rsidRDefault="00414E79" w:rsidP="005F01BC">
            <w:pPr>
              <w:jc w:val="both"/>
            </w:pPr>
            <w:r>
              <w:t>Minor or ignored</w:t>
            </w:r>
          </w:p>
        </w:tc>
        <w:tc>
          <w:tcPr>
            <w:tcW w:w="3120" w:type="dxa"/>
          </w:tcPr>
          <w:p w14:paraId="4988721A" w14:textId="77777777" w:rsidR="001C7881" w:rsidRDefault="00414E79" w:rsidP="005F01BC">
            <w:r>
              <w:t>Continuous; non-linear growth; version lineage is evidentiary</w:t>
            </w:r>
          </w:p>
        </w:tc>
      </w:tr>
      <w:tr w:rsidR="001C7881" w14:paraId="3A083672" w14:textId="77777777">
        <w:trPr>
          <w:jc w:val="center"/>
        </w:trPr>
        <w:tc>
          <w:tcPr>
            <w:tcW w:w="3120" w:type="dxa"/>
          </w:tcPr>
          <w:p w14:paraId="742B97AB" w14:textId="77777777" w:rsidR="001C7881" w:rsidRDefault="00414E79" w:rsidP="005F01BC">
            <w:pPr>
              <w:jc w:val="both"/>
            </w:pPr>
            <w:r>
              <w:t>Messages</w:t>
            </w:r>
          </w:p>
        </w:tc>
        <w:tc>
          <w:tcPr>
            <w:tcW w:w="3120" w:type="dxa"/>
          </w:tcPr>
          <w:p w14:paraId="47667F12" w14:textId="77777777" w:rsidR="001C7881" w:rsidRDefault="00414E79" w:rsidP="005F01BC">
            <w:pPr>
              <w:jc w:val="both"/>
            </w:pPr>
            <w:r>
              <w:t>Immutable email</w:t>
            </w:r>
          </w:p>
        </w:tc>
        <w:tc>
          <w:tcPr>
            <w:tcW w:w="3120" w:type="dxa"/>
          </w:tcPr>
          <w:p w14:paraId="4225AA6F" w14:textId="77777777" w:rsidR="001C7881" w:rsidRDefault="00414E79" w:rsidP="005F01BC">
            <w:r>
              <w:t>Threaded, editable, multi-modal conversations</w:t>
            </w:r>
          </w:p>
        </w:tc>
      </w:tr>
    </w:tbl>
    <w:p w14:paraId="681D9040" w14:textId="77777777" w:rsidR="001C7881" w:rsidRDefault="001C7881" w:rsidP="005F01BC">
      <w:pPr>
        <w:jc w:val="both"/>
      </w:pPr>
    </w:p>
    <w:p w14:paraId="5133C31D" w14:textId="77777777" w:rsidR="001C7881" w:rsidRDefault="00414E79" w:rsidP="005F01BC">
      <w:pPr>
        <w:pStyle w:val="Heading2"/>
        <w:jc w:val="both"/>
      </w:pPr>
      <w:bookmarkStart w:id="15" w:name="_Toc223157431"/>
      <w:r>
        <w:t>1.2 Hyperlinks Replaced Attachments</w:t>
      </w:r>
      <w:bookmarkEnd w:id="15"/>
    </w:p>
    <w:p w14:paraId="49D0FD89" w14:textId="77777777" w:rsidR="001C7881" w:rsidRDefault="00414E79" w:rsidP="005F01BC">
      <w:pPr>
        <w:jc w:val="both"/>
      </w:pPr>
      <w:r>
        <w:t>In legacy email systems, the attachment and the message were inseparable: the bytes were embedded and fixed at send time. In Microsoft 365, messages frequently contain hyperlinks or modern attachments that reference repository objects. The message does not preserve the document behind the link.</w:t>
      </w:r>
    </w:p>
    <w:p w14:paraId="719B4DFA" w14:textId="77777777" w:rsidR="005F01BC" w:rsidRDefault="00414E79" w:rsidP="005F01BC">
      <w:pPr>
        <w:jc w:val="both"/>
      </w:pPr>
      <w:r>
        <w:t>Defensible reconstruction therefore depends on preserving both the communication event and the referenced object state. A preserved file without its event bindings cannot explain what it meant at the time it was used.</w:t>
      </w:r>
    </w:p>
    <w:p w14:paraId="6E0B6E86" w14:textId="77777777" w:rsidR="00DA174D" w:rsidRDefault="00DA174D">
      <w:r>
        <w:br w:type="page"/>
      </w:r>
    </w:p>
    <w:tbl>
      <w:tblPr>
        <w:tblW w:w="0" w:type="auto"/>
        <w:jc w:val="center"/>
        <w:tblLook w:val="04A0" w:firstRow="1" w:lastRow="0" w:firstColumn="1" w:lastColumn="0" w:noHBand="0" w:noVBand="1"/>
      </w:tblPr>
      <w:tblGrid>
        <w:gridCol w:w="9360"/>
      </w:tblGrid>
      <w:tr w:rsidR="001C7881" w14:paraId="47B3B87F" w14:textId="77777777">
        <w:trPr>
          <w:jc w:val="center"/>
        </w:trPr>
        <w:tc>
          <w:tcPr>
            <w:tcW w:w="9360" w:type="dxa"/>
            <w:tcBorders>
              <w:top w:val="single" w:sz="12" w:space="0" w:color="BFBFBF"/>
              <w:left w:val="single" w:sz="12" w:space="0" w:color="BFBFBF"/>
              <w:bottom w:val="single" w:sz="12" w:space="0" w:color="BFBFBF"/>
              <w:right w:val="single" w:sz="12" w:space="0" w:color="BFBFBF"/>
            </w:tcBorders>
            <w:shd w:val="clear" w:color="auto" w:fill="F7F7F7"/>
          </w:tcPr>
          <w:p w14:paraId="479BEA83" w14:textId="77777777" w:rsidR="001C7881" w:rsidRDefault="00414E79" w:rsidP="005F01BC">
            <w:pPr>
              <w:jc w:val="both"/>
            </w:pPr>
            <w:r>
              <w:rPr>
                <w:b/>
              </w:rPr>
              <w:lastRenderedPageBreak/>
              <w:t>Scenario: Hyperlinked decision memo</w:t>
            </w:r>
          </w:p>
          <w:p w14:paraId="438089B8" w14:textId="77777777" w:rsidR="001C7881" w:rsidRDefault="00414E79" w:rsidP="005F01BC">
            <w:pPr>
              <w:jc w:val="both"/>
            </w:pPr>
            <w:r>
              <w:t>A Teams message links to a OneDrive document used to approve a high-impact decision.</w:t>
            </w:r>
          </w:p>
          <w:p w14:paraId="3530216D" w14:textId="77777777" w:rsidR="001C7881" w:rsidRDefault="00414E79" w:rsidP="005F01BC">
            <w:pPr>
              <w:jc w:val="both"/>
            </w:pPr>
            <w:r>
              <w:t>The file is edited after the message is sent.</w:t>
            </w:r>
          </w:p>
          <w:p w14:paraId="127F1450" w14:textId="77777777" w:rsidR="001C7881" w:rsidRDefault="00414E79" w:rsidP="005F01BC">
            <w:pPr>
              <w:jc w:val="both"/>
            </w:pPr>
            <w:r>
              <w:t>A traditional export collects the current file bytes.</w:t>
            </w:r>
          </w:p>
          <w:p w14:paraId="303B0001" w14:textId="77777777" w:rsidR="001C7881" w:rsidRDefault="00414E79" w:rsidP="005F01BC">
            <w:pPr>
              <w:jc w:val="both"/>
            </w:pPr>
            <w:r>
              <w:t>The exported bytes are not the bytes that informed the decision at the time.</w:t>
            </w:r>
          </w:p>
          <w:p w14:paraId="627BF004" w14:textId="77777777" w:rsidR="001C7881" w:rsidRDefault="00414E79" w:rsidP="005F01BC">
            <w:pPr>
              <w:jc w:val="both"/>
            </w:pPr>
            <w:r>
              <w:t>Without deterministic point-in-time resolution, reconstruction becomes narrative-driven.</w:t>
            </w:r>
          </w:p>
        </w:tc>
      </w:tr>
    </w:tbl>
    <w:p w14:paraId="54B9C151" w14:textId="77777777" w:rsidR="001C7881" w:rsidRDefault="001C7881" w:rsidP="005F01BC">
      <w:pPr>
        <w:jc w:val="both"/>
      </w:pPr>
    </w:p>
    <w:p w14:paraId="753A30D1" w14:textId="77777777" w:rsidR="001C7881" w:rsidRDefault="00414E79" w:rsidP="005F01BC">
      <w:pPr>
        <w:pStyle w:val="Heading2"/>
        <w:jc w:val="both"/>
      </w:pPr>
      <w:bookmarkStart w:id="16" w:name="_Toc223157432"/>
      <w:r>
        <w:t>1.3 Version Lineage Is Now Evidentiary</w:t>
      </w:r>
      <w:bookmarkEnd w:id="16"/>
    </w:p>
    <w:p w14:paraId="546FAD72" w14:textId="77777777" w:rsidR="001C7881" w:rsidRDefault="00414E79" w:rsidP="005F01BC">
      <w:pPr>
        <w:jc w:val="both"/>
      </w:pPr>
      <w:r>
        <w:t>Version history is not merely a storage feature. In collaborative systems, version lineage is the audit trail of authorship, evolution, and reliance.</w:t>
      </w:r>
    </w:p>
    <w:p w14:paraId="5B5DE16D" w14:textId="77777777" w:rsidR="001C7881" w:rsidRDefault="00414E79" w:rsidP="005F01BC">
      <w:pPr>
        <w:jc w:val="both"/>
      </w:pPr>
      <w:r>
        <w:t>Reconstruction-Grade eDiscovery requires that file versions be enumerated and preserved with stable identifiers, timestamps, and bytes. Point-in-time queries must be able to select a version at or before an event timestamp deterministically.</w:t>
      </w:r>
    </w:p>
    <w:p w14:paraId="3B9E0BD5" w14:textId="77777777" w:rsidR="001C7881" w:rsidRDefault="00414E79" w:rsidP="005F01BC">
      <w:pPr>
        <w:jc w:val="both"/>
      </w:pPr>
      <w:r>
        <w:rPr>
          <w:noProof/>
        </w:rPr>
        <w:drawing>
          <wp:inline distT="0" distB="0" distL="0" distR="0" wp14:anchorId="253ED418" wp14:editId="765B530A">
            <wp:extent cx="5943600" cy="21905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diagram_as_sent_accessed.png"/>
                    <pic:cNvPicPr/>
                  </pic:nvPicPr>
                  <pic:blipFill>
                    <a:blip r:embed="rId11"/>
                    <a:stretch>
                      <a:fillRect/>
                    </a:stretch>
                  </pic:blipFill>
                  <pic:spPr>
                    <a:xfrm>
                      <a:off x="0" y="0"/>
                      <a:ext cx="5943600" cy="2190534"/>
                    </a:xfrm>
                    <a:prstGeom prst="rect">
                      <a:avLst/>
                    </a:prstGeom>
                  </pic:spPr>
                </pic:pic>
              </a:graphicData>
            </a:graphic>
          </wp:inline>
        </w:drawing>
      </w:r>
    </w:p>
    <w:p w14:paraId="3938C02C" w14:textId="77777777" w:rsidR="001C7881" w:rsidRDefault="00414E79" w:rsidP="005F01BC">
      <w:pPr>
        <w:jc w:val="both"/>
      </w:pPr>
      <w:r>
        <w:rPr>
          <w:i/>
        </w:rPr>
        <w:t>Figure 2. As-sent vs accessed versions: point-in-time reconstruction requires both message-bound state and audit-observed interaction.</w:t>
      </w:r>
    </w:p>
    <w:p w14:paraId="51313100" w14:textId="77777777" w:rsidR="001C7881" w:rsidRDefault="00414E79" w:rsidP="005F01BC">
      <w:pPr>
        <w:pStyle w:val="Heading2"/>
        <w:jc w:val="both"/>
      </w:pPr>
      <w:bookmarkStart w:id="17" w:name="_Toc223157433"/>
      <w:r>
        <w:t>1.4 Identity Drift and the Static Custodian Myth</w:t>
      </w:r>
      <w:bookmarkEnd w:id="17"/>
    </w:p>
    <w:p w14:paraId="67319EBF" w14:textId="77777777" w:rsidR="001C7881" w:rsidRDefault="00414E79" w:rsidP="005F01BC">
      <w:pPr>
        <w:jc w:val="both"/>
      </w:pPr>
      <w:r>
        <w:t>Custodians are not directory objects frozen in time. People change roles, teams, reporting lines, access rights, and responsibilities. Legal questions are temporal. Discovery requests are drafted around historical periods, not present-day org charts.</w:t>
      </w:r>
    </w:p>
    <w:p w14:paraId="75A3E5BE" w14:textId="77777777" w:rsidR="001C7881" w:rsidRDefault="00414E79" w:rsidP="005F01BC">
      <w:pPr>
        <w:jc w:val="both"/>
      </w:pPr>
      <w:r>
        <w:t>Effective identification therefore requires effective-dated identity: a historical record of who a person was during the relevant period (department, role, manager, status, group membership), not merely who they are today.</w:t>
      </w:r>
    </w:p>
    <w:p w14:paraId="2BB19A7E" w14:textId="77777777" w:rsidR="00DA174D" w:rsidRDefault="00DA174D">
      <w:pPr>
        <w:rPr>
          <w:rFonts w:asciiTheme="majorHAnsi" w:eastAsiaTheme="majorEastAsia" w:hAnsiTheme="majorHAnsi" w:cstheme="majorBidi"/>
          <w:color w:val="365F91" w:themeColor="accent1" w:themeShade="BF"/>
          <w:sz w:val="28"/>
          <w:szCs w:val="28"/>
        </w:rPr>
      </w:pPr>
      <w:r>
        <w:br w:type="page"/>
      </w:r>
    </w:p>
    <w:p w14:paraId="57809FF9" w14:textId="77777777" w:rsidR="001C7881" w:rsidRDefault="00414E79" w:rsidP="005F01BC">
      <w:pPr>
        <w:pStyle w:val="Heading2"/>
        <w:jc w:val="both"/>
      </w:pPr>
      <w:bookmarkStart w:id="18" w:name="_Toc223157434"/>
      <w:r>
        <w:lastRenderedPageBreak/>
        <w:t>1.5 Permissions Are Not Proof of Behavior</w:t>
      </w:r>
      <w:bookmarkEnd w:id="18"/>
    </w:p>
    <w:p w14:paraId="7C86093E" w14:textId="77777777" w:rsidR="001C7881" w:rsidRDefault="00414E79" w:rsidP="005F01BC">
      <w:pPr>
        <w:jc w:val="both"/>
      </w:pPr>
      <w:r>
        <w:t>Permissions describe potential access. They do not prove actual interaction. Access is time-bound, revocable, and contextual. When discovery decisions rely on inferred access instead of observed behavior, evidence is replaced by assumption.</w:t>
      </w:r>
    </w:p>
    <w:p w14:paraId="3D1D7E0B" w14:textId="77777777" w:rsidR="001C7881" w:rsidRDefault="00414E79" w:rsidP="005F01BC">
      <w:pPr>
        <w:jc w:val="both"/>
      </w:pPr>
      <w:r>
        <w:t xml:space="preserve">Reconstruction-Grade systems treat audit logs as first-class evidence inputs and correlate them to preserved objects and version timelines to </w:t>
      </w:r>
      <w:proofErr w:type="gramStart"/>
      <w:r>
        <w:t>answer:</w:t>
      </w:r>
      <w:proofErr w:type="gramEnd"/>
      <w:r>
        <w:t xml:space="preserve"> who saw what, when.</w:t>
      </w:r>
    </w:p>
    <w:p w14:paraId="2F7942D7" w14:textId="77777777" w:rsidR="001C7881" w:rsidRDefault="00414E79" w:rsidP="005F01BC">
      <w:pPr>
        <w:pStyle w:val="Heading2"/>
        <w:jc w:val="both"/>
      </w:pPr>
      <w:bookmarkStart w:id="19" w:name="_Toc223157435"/>
      <w:r>
        <w:t>1.6 Context Decays Over Time</w:t>
      </w:r>
      <w:bookmarkEnd w:id="19"/>
    </w:p>
    <w:p w14:paraId="5A05F996" w14:textId="77777777" w:rsidR="001C7881" w:rsidRDefault="00414E79" w:rsidP="005F01BC">
      <w:pPr>
        <w:jc w:val="both"/>
      </w:pPr>
      <w:r>
        <w:t>A defining characteristic of the context gap is that context decays. People leave organizations, repositories are repurposed, links break, and audit logs age out. Traditional eDiscovery begins after this loss has occurred.</w:t>
      </w:r>
    </w:p>
    <w:p w14:paraId="3244D446" w14:textId="77777777" w:rsidR="001C7881" w:rsidRDefault="00414E79" w:rsidP="005F01BC">
      <w:pPr>
        <w:jc w:val="both"/>
      </w:pPr>
      <w:r>
        <w:t xml:space="preserve">Reconstruction-Grade practice assumes that waiting is the mistake: if context </w:t>
      </w:r>
      <w:proofErr w:type="gramStart"/>
      <w:r>
        <w:t>will be</w:t>
      </w:r>
      <w:proofErr w:type="gramEnd"/>
      <w:r>
        <w:t xml:space="preserve"> required later, it must be preserved while it exists.</w:t>
      </w:r>
    </w:p>
    <w:p w14:paraId="159040AC" w14:textId="77777777" w:rsidR="001C7881" w:rsidRDefault="00414E79" w:rsidP="005F01BC">
      <w:pPr>
        <w:jc w:val="both"/>
      </w:pPr>
      <w:r>
        <w:br w:type="page"/>
      </w:r>
    </w:p>
    <w:p w14:paraId="5A0DC5A6" w14:textId="77777777" w:rsidR="001C7881" w:rsidRDefault="00414E79" w:rsidP="005F01BC">
      <w:pPr>
        <w:pStyle w:val="Heading1"/>
        <w:jc w:val="both"/>
      </w:pPr>
      <w:bookmarkStart w:id="20" w:name="_Toc223157436"/>
      <w:r>
        <w:lastRenderedPageBreak/>
        <w:t>2. The Context Collapse Problem</w:t>
      </w:r>
      <w:bookmarkEnd w:id="20"/>
    </w:p>
    <w:p w14:paraId="5D644FDD" w14:textId="77777777" w:rsidR="001C7881" w:rsidRDefault="00414E79" w:rsidP="005F01BC">
      <w:pPr>
        <w:jc w:val="both"/>
      </w:pPr>
      <w:r>
        <w:t>Context collapse occurs when collaborative evidence is flattened into files and messages that cannot carry the full burden of explanation. The result is not merely inefficiency. It is reconstruction failure: the inability to reproduce what the actors experienced at the time.</w:t>
      </w:r>
    </w:p>
    <w:p w14:paraId="6C58B3F7" w14:textId="77777777" w:rsidR="001C7881" w:rsidRDefault="00414E79" w:rsidP="005F01BC">
      <w:pPr>
        <w:pStyle w:val="Heading2"/>
        <w:jc w:val="both"/>
      </w:pPr>
      <w:bookmarkStart w:id="21" w:name="_Toc223157437"/>
      <w:r>
        <w:t>2.1 Failure Mode: Final-State Collection</w:t>
      </w:r>
      <w:bookmarkEnd w:id="21"/>
    </w:p>
    <w:p w14:paraId="21FCED0A" w14:textId="77777777" w:rsidR="001C7881" w:rsidRDefault="00414E79" w:rsidP="005F01BC">
      <w:pPr>
        <w:jc w:val="both"/>
      </w:pPr>
      <w:r>
        <w:t xml:space="preserve">Final-state collection captures what exists today. It does not capture what existed at the relevant time, what was shared, what was relied upon, or what version was accessible when </w:t>
      </w:r>
      <w:proofErr w:type="gramStart"/>
      <w:r>
        <w:t>a communication</w:t>
      </w:r>
      <w:proofErr w:type="gramEnd"/>
      <w:r>
        <w:t xml:space="preserve"> occurred.</w:t>
      </w:r>
    </w:p>
    <w:p w14:paraId="7F1E5818" w14:textId="77777777" w:rsidR="001C7881" w:rsidRDefault="00414E79" w:rsidP="005F01BC">
      <w:pPr>
        <w:jc w:val="both"/>
      </w:pPr>
      <w:r>
        <w:t xml:space="preserve">In collaborative systems, “latest” is not a substitute for “as-of.” When the evidence model treats it as such, the record becomes </w:t>
      </w:r>
      <w:proofErr w:type="gramStart"/>
      <w:r>
        <w:t>time-shifted</w:t>
      </w:r>
      <w:proofErr w:type="gramEnd"/>
      <w:r>
        <w:t>.</w:t>
      </w:r>
    </w:p>
    <w:p w14:paraId="4A268B27" w14:textId="77777777" w:rsidR="001C7881" w:rsidRDefault="00414E79" w:rsidP="005F01BC">
      <w:pPr>
        <w:pStyle w:val="Heading2"/>
        <w:jc w:val="both"/>
      </w:pPr>
      <w:bookmarkStart w:id="22" w:name="_Toc223157438"/>
      <w:r>
        <w:t>2.2 Failure Mode: Archive-Everything-First</w:t>
      </w:r>
      <w:bookmarkEnd w:id="22"/>
    </w:p>
    <w:p w14:paraId="43B52984" w14:textId="77777777" w:rsidR="001C7881" w:rsidRDefault="00414E79" w:rsidP="005F01BC">
      <w:pPr>
        <w:jc w:val="both"/>
      </w:pPr>
      <w:r>
        <w:t>Archive-everything-first strategies assume that comprehensive capture is the path to defensibility. At enterprise scale, this approach often delays legal outcomes.</w:t>
      </w:r>
    </w:p>
    <w:p w14:paraId="18067855" w14:textId="77777777" w:rsidR="001C7881" w:rsidRDefault="00414E79" w:rsidP="005F01BC">
      <w:pPr>
        <w:jc w:val="both"/>
      </w:pPr>
      <w:r>
        <w:t xml:space="preserve">Two realities dominate: (1) preserved footprint grows non-linearly once version history and indexing are included, and (2) Microsoft 365 service limits (API throttling), permissions, retries, and network </w:t>
      </w:r>
      <w:proofErr w:type="gramStart"/>
      <w:r>
        <w:t>egress</w:t>
      </w:r>
      <w:proofErr w:type="gramEnd"/>
      <w:r>
        <w:t xml:space="preserve"> govern time-to-ingest.</w:t>
      </w:r>
    </w:p>
    <w:p w14:paraId="4B432461" w14:textId="77777777" w:rsidR="001C7881" w:rsidRDefault="00414E79" w:rsidP="005F01BC">
      <w:pPr>
        <w:pStyle w:val="Heading2"/>
        <w:jc w:val="both"/>
      </w:pPr>
      <w:bookmarkStart w:id="23" w:name="_Toc223157439"/>
      <w:r>
        <w:t>2.3 Failure Mode: Static Identity and Custodian-Centric Scoping</w:t>
      </w:r>
      <w:bookmarkEnd w:id="23"/>
    </w:p>
    <w:p w14:paraId="69D76C5C" w14:textId="77777777" w:rsidR="001C7881" w:rsidRDefault="00414E79" w:rsidP="005F01BC">
      <w:pPr>
        <w:jc w:val="both"/>
      </w:pPr>
      <w:r>
        <w:t>Custodian-centric scoping assumes that ownership maps to relevance and that repository boundaries align with work boundaries. Modern work is cross-functional, link-based, and shared. Relevant artifacts frequently reside outside the custodian’s owned spaces.</w:t>
      </w:r>
    </w:p>
    <w:p w14:paraId="0864FE6F" w14:textId="77777777" w:rsidR="001C7881" w:rsidRDefault="00414E79" w:rsidP="005F01BC">
      <w:pPr>
        <w:pStyle w:val="Heading2"/>
        <w:jc w:val="both"/>
      </w:pPr>
      <w:bookmarkStart w:id="24" w:name="_Toc223157440"/>
      <w:r>
        <w:t>2.4 Failure Mode: Permission-Based Inference</w:t>
      </w:r>
      <w:bookmarkEnd w:id="24"/>
    </w:p>
    <w:p w14:paraId="2581A937" w14:textId="77777777" w:rsidR="001C7881" w:rsidRDefault="00414E79" w:rsidP="005F01BC">
      <w:pPr>
        <w:jc w:val="both"/>
      </w:pPr>
      <w:r>
        <w:t>Inferring access from permissions is convenient but methodologically weak. It produces statements like “it appears that…” rather than “the preserved record shows that…”. Under scrutiny, inferred narratives are fragile.</w:t>
      </w:r>
    </w:p>
    <w:p w14:paraId="7A4561FE" w14:textId="77777777" w:rsidR="001C7881" w:rsidRDefault="00414E79" w:rsidP="005F01BC">
      <w:pPr>
        <w:pStyle w:val="Heading2"/>
        <w:jc w:val="both"/>
      </w:pPr>
      <w:bookmarkStart w:id="25" w:name="_Toc223157441"/>
      <w:r>
        <w:t>2.5 Practical Symptoms of Context Collapse</w:t>
      </w:r>
      <w:bookmarkEnd w:id="25"/>
    </w:p>
    <w:p w14:paraId="52CD4442" w14:textId="77777777" w:rsidR="001C7881" w:rsidRDefault="00414E79" w:rsidP="005F01BC">
      <w:pPr>
        <w:pStyle w:val="ListBullet"/>
        <w:numPr>
          <w:ilvl w:val="0"/>
          <w:numId w:val="12"/>
        </w:numPr>
        <w:jc w:val="both"/>
      </w:pPr>
      <w:r>
        <w:t>Escalating over-collection due to uncertainty about where relevant content lived.</w:t>
      </w:r>
    </w:p>
    <w:p w14:paraId="27C082E7" w14:textId="77777777" w:rsidR="001C7881" w:rsidRDefault="00414E79" w:rsidP="005F01BC">
      <w:pPr>
        <w:pStyle w:val="ListBullet"/>
        <w:numPr>
          <w:ilvl w:val="0"/>
          <w:numId w:val="12"/>
        </w:numPr>
        <w:jc w:val="both"/>
      </w:pPr>
      <w:r>
        <w:t>Version explosion in review datasets without a defensible rule for which versions matter.</w:t>
      </w:r>
    </w:p>
    <w:p w14:paraId="1F6A931D" w14:textId="77777777" w:rsidR="001C7881" w:rsidRDefault="00414E79" w:rsidP="005F01BC">
      <w:pPr>
        <w:pStyle w:val="ListBullet"/>
        <w:numPr>
          <w:ilvl w:val="0"/>
          <w:numId w:val="12"/>
        </w:numPr>
        <w:jc w:val="both"/>
      </w:pPr>
      <w:r>
        <w:t xml:space="preserve">Inability to explain which document </w:t>
      </w:r>
      <w:proofErr w:type="gramStart"/>
      <w:r>
        <w:t>state</w:t>
      </w:r>
      <w:proofErr w:type="gramEnd"/>
      <w:r>
        <w:t xml:space="preserve"> informed a decision at a given time.</w:t>
      </w:r>
    </w:p>
    <w:p w14:paraId="569A860B" w14:textId="77777777" w:rsidR="001C7881" w:rsidRDefault="00414E79" w:rsidP="005F01BC">
      <w:pPr>
        <w:pStyle w:val="ListBullet"/>
        <w:numPr>
          <w:ilvl w:val="0"/>
          <w:numId w:val="12"/>
        </w:numPr>
        <w:jc w:val="both"/>
      </w:pPr>
      <w:r>
        <w:t>Difficulty defending proportionality decisions because scope was not evidence-based.</w:t>
      </w:r>
    </w:p>
    <w:p w14:paraId="01152AEB" w14:textId="77777777" w:rsidR="001C7881" w:rsidRDefault="00414E79" w:rsidP="005F01BC">
      <w:pPr>
        <w:pStyle w:val="ListBullet"/>
        <w:numPr>
          <w:ilvl w:val="0"/>
          <w:numId w:val="12"/>
        </w:numPr>
        <w:jc w:val="both"/>
      </w:pPr>
      <w:r>
        <w:t>Gaps in “who saw what, when” because audit signals were not preserved or correlated.</w:t>
      </w:r>
    </w:p>
    <w:p w14:paraId="241C2176" w14:textId="77777777" w:rsidR="001C7881" w:rsidRDefault="00414E79" w:rsidP="005F01BC">
      <w:pPr>
        <w:jc w:val="both"/>
      </w:pPr>
      <w:r>
        <w:br w:type="page"/>
      </w:r>
    </w:p>
    <w:p w14:paraId="663C6629" w14:textId="77777777" w:rsidR="001C7881" w:rsidRDefault="00414E79" w:rsidP="005F01BC">
      <w:pPr>
        <w:pStyle w:val="Heading1"/>
        <w:jc w:val="both"/>
      </w:pPr>
      <w:bookmarkStart w:id="26" w:name="_Toc223157442"/>
      <w:r>
        <w:lastRenderedPageBreak/>
        <w:t>3. Defining Reconstruction-Grade eDiscovery</w:t>
      </w:r>
      <w:bookmarkEnd w:id="26"/>
    </w:p>
    <w:p w14:paraId="36282460" w14:textId="77777777" w:rsidR="00693078" w:rsidRDefault="00693078" w:rsidP="001507B6">
      <w:r w:rsidRPr="00693078">
        <w:t>Reconstruction-Grade eDiscovery is an architectural classification. It describes whether an evidence system can produce a reproducible, point-in-time record of collaborative activity without relying on hindsight or inference.</w:t>
      </w:r>
    </w:p>
    <w:p w14:paraId="3D084134" w14:textId="77777777" w:rsidR="00693078" w:rsidRDefault="00693078" w:rsidP="005F01BC">
      <w:pPr>
        <w:jc w:val="both"/>
      </w:pPr>
      <w:r w:rsidRPr="00693078">
        <w:t>Normative language: This document uses MUST, SHOULD, and MAY in their standards sense (see Section 0.4).</w:t>
      </w:r>
    </w:p>
    <w:p w14:paraId="00BA48ED" w14:textId="77777777" w:rsidR="001C7881" w:rsidRDefault="00414E79" w:rsidP="005F01BC">
      <w:pPr>
        <w:pStyle w:val="Heading2"/>
        <w:jc w:val="both"/>
      </w:pPr>
      <w:bookmarkStart w:id="27" w:name="_Toc223157443"/>
      <w:r>
        <w:t>3.1 The Reconstruction-Grade Evidence Model</w:t>
      </w:r>
      <w:bookmarkEnd w:id="27"/>
    </w:p>
    <w:p w14:paraId="058C6832" w14:textId="1CFB6F8E" w:rsidR="00693078" w:rsidRPr="00693078" w:rsidRDefault="00693078" w:rsidP="00693078">
      <w:pPr>
        <w:jc w:val="both"/>
      </w:pPr>
      <w:r w:rsidRPr="00693078">
        <w:t xml:space="preserve">A Reconstruction-Grade evidentiary record is constructed from three pillars. </w:t>
      </w:r>
      <w:r w:rsidR="00D50BEC" w:rsidRPr="00693078">
        <w:t>Weaknesses</w:t>
      </w:r>
      <w:r w:rsidRPr="00693078">
        <w:t xml:space="preserve"> in any pillar forces downstream inference.</w:t>
      </w:r>
    </w:p>
    <w:p w14:paraId="7685ED33" w14:textId="77777777" w:rsidR="00693078" w:rsidRPr="00693078" w:rsidRDefault="00693078" w:rsidP="00693078">
      <w:pPr>
        <w:jc w:val="both"/>
      </w:pPr>
      <w:r w:rsidRPr="00693078">
        <w:rPr>
          <w:b/>
          <w:bCs/>
        </w:rPr>
        <w:t>Identity over time</w:t>
      </w:r>
      <w:r>
        <w:t xml:space="preserve">: </w:t>
      </w:r>
      <w:r w:rsidRPr="00693078">
        <w:t>Authoritative, effective-dated identity correlated to a natural person (role, department, manager, status, group membership).</w:t>
      </w:r>
    </w:p>
    <w:p w14:paraId="0AE9BB38" w14:textId="75ADA53D" w:rsidR="00693078" w:rsidRPr="00693078" w:rsidRDefault="00693078" w:rsidP="00693078">
      <w:pPr>
        <w:jc w:val="both"/>
      </w:pPr>
      <w:r w:rsidRPr="00693078">
        <w:rPr>
          <w:b/>
          <w:bCs/>
        </w:rPr>
        <w:t>Behavior and activity evidence</w:t>
      </w:r>
      <w:r>
        <w:rPr>
          <w:b/>
          <w:bCs/>
        </w:rPr>
        <w:t xml:space="preserve">: </w:t>
      </w:r>
      <w:r w:rsidRPr="00693078">
        <w:t>Audit and activity records treated as evidence to establish interaction (view, edit, share, access) and timing</w:t>
      </w:r>
      <w:r w:rsidR="00D50BEC">
        <w:t xml:space="preserve"> - </w:t>
      </w:r>
      <w:r w:rsidRPr="00693078">
        <w:rPr>
          <w:b/>
          <w:bCs/>
        </w:rPr>
        <w:t>explicitly bounded by availability and retention</w:t>
      </w:r>
      <w:r w:rsidRPr="00693078">
        <w:t>.</w:t>
      </w:r>
    </w:p>
    <w:p w14:paraId="43C006F8" w14:textId="77777777" w:rsidR="00693078" w:rsidRDefault="00693078" w:rsidP="00693078">
      <w:pPr>
        <w:jc w:val="both"/>
      </w:pPr>
      <w:r w:rsidRPr="00693078">
        <w:rPr>
          <w:b/>
          <w:bCs/>
        </w:rPr>
        <w:t>Document state and relationships</w:t>
      </w:r>
      <w:r>
        <w:rPr>
          <w:b/>
          <w:bCs/>
        </w:rPr>
        <w:t xml:space="preserve">: </w:t>
      </w:r>
      <w:r w:rsidRPr="00693078">
        <w:t>Deterministic point-in-time file resolution and explicit message ↔ link ↔ file ↔ version bindings preserved using stable identifiers and lineage metadata.</w:t>
      </w:r>
    </w:p>
    <w:p w14:paraId="38D837B4" w14:textId="77777777" w:rsidR="002C2E70" w:rsidRDefault="002C2E70" w:rsidP="00693078">
      <w:pPr>
        <w:jc w:val="both"/>
      </w:pPr>
    </w:p>
    <w:p w14:paraId="59DDC589" w14:textId="77777777" w:rsidR="00693078" w:rsidRPr="002C2E70" w:rsidRDefault="00070C7B" w:rsidP="00693078">
      <w:pPr>
        <w:jc w:val="both"/>
        <w:rPr>
          <w:b/>
          <w:bCs/>
        </w:rPr>
      </w:pPr>
      <w:r w:rsidRPr="002C2E70">
        <w:rPr>
          <w:b/>
          <w:bCs/>
        </w:rPr>
        <w:t>Evidence Graph: Objects and Relationships Preserved for Reconstruction</w:t>
      </w:r>
    </w:p>
    <w:p w14:paraId="2BF00E1C" w14:textId="77777777" w:rsidR="001C7881" w:rsidRDefault="002C2E70" w:rsidP="005F01BC">
      <w:pPr>
        <w:jc w:val="both"/>
      </w:pPr>
      <w:r>
        <w:object w:dxaOrig="12270" w:dyaOrig="4390" w14:anchorId="288D9AEC">
          <v:shape id="_x0000_i1026" type="#_x0000_t75" style="width:467.4pt;height:166.8pt" o:ole="">
            <v:imagedata r:id="rId12" o:title=""/>
          </v:shape>
          <o:OLEObject Type="Embed" ProgID="Visio.Drawing.15" ShapeID="_x0000_i1026" DrawAspect="Content" ObjectID="_1833879245" r:id="rId13"/>
        </w:object>
      </w:r>
    </w:p>
    <w:p w14:paraId="335A0CE2" w14:textId="77777777" w:rsidR="001C7881" w:rsidRDefault="00414E79" w:rsidP="005F01BC">
      <w:pPr>
        <w:jc w:val="both"/>
      </w:pPr>
      <w:r>
        <w:rPr>
          <w:i/>
        </w:rPr>
        <w:t>Figure 3. Evidence Graph: Reconstruction requires objects, relationships, and timelines to be preserved as a coherent record.</w:t>
      </w:r>
    </w:p>
    <w:p w14:paraId="20AD033C" w14:textId="77777777" w:rsidR="001C7881" w:rsidRDefault="00414E79" w:rsidP="005F01BC">
      <w:pPr>
        <w:pStyle w:val="Heading2"/>
        <w:jc w:val="both"/>
      </w:pPr>
      <w:bookmarkStart w:id="28" w:name="_Toc223157444"/>
      <w:r>
        <w:t>3.2 Key Definitions</w:t>
      </w:r>
      <w:bookmarkEnd w:id="28"/>
    </w:p>
    <w:p w14:paraId="2861D310" w14:textId="34967287" w:rsidR="00693078" w:rsidRPr="00693078" w:rsidRDefault="00693078" w:rsidP="00693078">
      <w:pPr>
        <w:jc w:val="both"/>
        <w:rPr>
          <w:bCs/>
        </w:rPr>
      </w:pPr>
      <w:r>
        <w:rPr>
          <w:b/>
        </w:rPr>
        <w:br/>
      </w:r>
      <w:r w:rsidRPr="00693078">
        <w:rPr>
          <w:b/>
          <w:bCs/>
        </w:rPr>
        <w:t>Modern attachment / Hyperlinked file</w:t>
      </w:r>
      <w:r w:rsidRPr="00693078">
        <w:rPr>
          <w:b/>
        </w:rPr>
        <w:t xml:space="preserve"> </w:t>
      </w:r>
      <w:r w:rsidR="00D50BEC">
        <w:rPr>
          <w:b/>
        </w:rPr>
        <w:t>-</w:t>
      </w:r>
      <w:r w:rsidRPr="00693078">
        <w:rPr>
          <w:b/>
        </w:rPr>
        <w:t xml:space="preserve"> </w:t>
      </w:r>
      <w:r w:rsidRPr="00693078">
        <w:rPr>
          <w:bCs/>
        </w:rPr>
        <w:t>A message-level reference to a repository object (typically via hyperlink or platform-managed pointer) where the bytes are not embedded in the message.</w:t>
      </w:r>
    </w:p>
    <w:p w14:paraId="4BEAE47A" w14:textId="4A7CE9E0" w:rsidR="00693078" w:rsidRPr="00693078" w:rsidRDefault="00693078" w:rsidP="00693078">
      <w:pPr>
        <w:jc w:val="both"/>
        <w:rPr>
          <w:bCs/>
        </w:rPr>
      </w:pPr>
      <w:r w:rsidRPr="00693078">
        <w:rPr>
          <w:b/>
          <w:bCs/>
        </w:rPr>
        <w:t>As-sent version</w:t>
      </w:r>
      <w:r w:rsidR="00D50BEC">
        <w:rPr>
          <w:b/>
        </w:rPr>
        <w:t xml:space="preserve"> -</w:t>
      </w:r>
      <w:r w:rsidRPr="00693078">
        <w:rPr>
          <w:b/>
        </w:rPr>
        <w:t xml:space="preserve"> </w:t>
      </w:r>
      <w:r w:rsidRPr="00693078">
        <w:rPr>
          <w:bCs/>
        </w:rPr>
        <w:t xml:space="preserve">The file version that existed at the time a communication was sent; deterministically resolved as the latest version whose </w:t>
      </w:r>
      <w:proofErr w:type="spellStart"/>
      <w:r w:rsidRPr="00693078">
        <w:rPr>
          <w:bCs/>
        </w:rPr>
        <w:t>lastModifiedDateTime</w:t>
      </w:r>
      <w:proofErr w:type="spellEnd"/>
      <w:r w:rsidRPr="00693078">
        <w:rPr>
          <w:bCs/>
        </w:rPr>
        <w:t xml:space="preserve"> is not later than the message timestamp.</w:t>
      </w:r>
    </w:p>
    <w:p w14:paraId="0D4C0A18" w14:textId="77FF6F9F" w:rsidR="00693078" w:rsidRPr="00693078" w:rsidRDefault="00693078" w:rsidP="00693078">
      <w:pPr>
        <w:jc w:val="both"/>
        <w:rPr>
          <w:bCs/>
        </w:rPr>
      </w:pPr>
      <w:r w:rsidRPr="00693078">
        <w:rPr>
          <w:b/>
          <w:bCs/>
        </w:rPr>
        <w:t>Accessed version</w:t>
      </w:r>
      <w:r w:rsidR="00D50BEC">
        <w:rPr>
          <w:b/>
        </w:rPr>
        <w:t xml:space="preserve"> - </w:t>
      </w:r>
      <w:r w:rsidRPr="00693078">
        <w:rPr>
          <w:bCs/>
        </w:rPr>
        <w:t xml:space="preserve">The file version that a specific actor </w:t>
      </w:r>
      <w:proofErr w:type="gramStart"/>
      <w:r w:rsidRPr="00693078">
        <w:rPr>
          <w:bCs/>
        </w:rPr>
        <w:t>actually opened</w:t>
      </w:r>
      <w:proofErr w:type="gramEnd"/>
      <w:r w:rsidRPr="00693078">
        <w:rPr>
          <w:bCs/>
        </w:rPr>
        <w:t xml:space="preserve"> or interacted with, derived from audit evidence where available and correlated to preserved version timelines. If audit evidence is </w:t>
      </w:r>
      <w:r w:rsidRPr="00693078">
        <w:rPr>
          <w:bCs/>
        </w:rPr>
        <w:lastRenderedPageBreak/>
        <w:t>unavailable or out of retention, the accessed-version claim MUST be represented as unknown rather than inferred.</w:t>
      </w:r>
    </w:p>
    <w:p w14:paraId="392BF22B" w14:textId="67610975" w:rsidR="00693078" w:rsidRPr="00693078" w:rsidRDefault="00693078" w:rsidP="00693078">
      <w:pPr>
        <w:jc w:val="both"/>
        <w:rPr>
          <w:bCs/>
        </w:rPr>
      </w:pPr>
      <w:r w:rsidRPr="00693078">
        <w:rPr>
          <w:b/>
          <w:bCs/>
        </w:rPr>
        <w:t>Evidence graph</w:t>
      </w:r>
      <w:r w:rsidR="00D50BEC">
        <w:rPr>
          <w:b/>
          <w:bCs/>
        </w:rPr>
        <w:t xml:space="preserve"> </w:t>
      </w:r>
      <w:r w:rsidR="00D50BEC">
        <w:rPr>
          <w:b/>
        </w:rPr>
        <w:t xml:space="preserve">- </w:t>
      </w:r>
      <w:r w:rsidRPr="00693078">
        <w:rPr>
          <w:bCs/>
        </w:rPr>
        <w:t>A structured record linking people, identities, events, artifacts, versions, and audit signals with stable identifiers and timestamps.</w:t>
      </w:r>
    </w:p>
    <w:p w14:paraId="65F61EFB" w14:textId="6331C95C" w:rsidR="00693078" w:rsidRPr="00693078" w:rsidRDefault="00693078" w:rsidP="00693078">
      <w:pPr>
        <w:jc w:val="both"/>
        <w:rPr>
          <w:bCs/>
        </w:rPr>
      </w:pPr>
      <w:r w:rsidRPr="00693078">
        <w:rPr>
          <w:b/>
          <w:bCs/>
        </w:rPr>
        <w:t>Deterministic end state</w:t>
      </w:r>
      <w:r w:rsidR="00D50BEC">
        <w:rPr>
          <w:b/>
        </w:rPr>
        <w:t xml:space="preserve"> - </w:t>
      </w:r>
      <w:r w:rsidRPr="00693078">
        <w:rPr>
          <w:bCs/>
        </w:rPr>
        <w:t>A processing outcome in which every discovered reference either resolves to preserved content or results in a structured exception record with traceable reasons and retry history.</w:t>
      </w:r>
    </w:p>
    <w:p w14:paraId="2E0F6857" w14:textId="77777777" w:rsidR="001C7881" w:rsidRDefault="00414E79" w:rsidP="005F01BC">
      <w:pPr>
        <w:pStyle w:val="Heading2"/>
        <w:jc w:val="both"/>
      </w:pPr>
      <w:bookmarkStart w:id="29" w:name="_Toc223157445"/>
      <w:r>
        <w:t>3.3 Deterministic Version Resolution</w:t>
      </w:r>
      <w:bookmarkEnd w:id="29"/>
    </w:p>
    <w:p w14:paraId="20228D53" w14:textId="77777777" w:rsidR="00693078" w:rsidRPr="00693078" w:rsidRDefault="00693078" w:rsidP="00693078">
      <w:r w:rsidRPr="00693078">
        <w:t>Reconstruction-Grade systems MUST be able to resolve document state as-of an event timestamp deterministically. For modern attachments, the event timestamp is typically the send time of the message containing the link.</w:t>
      </w:r>
    </w:p>
    <w:p w14:paraId="68947A13" w14:textId="77777777" w:rsidR="00693078" w:rsidRPr="00693078" w:rsidRDefault="00693078" w:rsidP="00693078">
      <w:r w:rsidRPr="00693078">
        <w:t>A minimal deterministic selection rule is:</w:t>
      </w:r>
    </w:p>
    <w:p w14:paraId="231C0B56" w14:textId="77777777" w:rsidR="00693078" w:rsidRPr="00693078" w:rsidRDefault="00693078" w:rsidP="00693078">
      <w:pPr>
        <w:pStyle w:val="ListParagraph"/>
        <w:numPr>
          <w:ilvl w:val="0"/>
          <w:numId w:val="21"/>
        </w:numPr>
      </w:pPr>
      <w:r w:rsidRPr="00693078">
        <w:t>Enumerate all available versions and their timestamps for the referenced object.</w:t>
      </w:r>
    </w:p>
    <w:p w14:paraId="05EBB352" w14:textId="77777777" w:rsidR="00693078" w:rsidRPr="00693078" w:rsidRDefault="00693078" w:rsidP="00693078">
      <w:pPr>
        <w:pStyle w:val="ListParagraph"/>
        <w:numPr>
          <w:ilvl w:val="0"/>
          <w:numId w:val="21"/>
        </w:numPr>
      </w:pPr>
      <w:r w:rsidRPr="00693078">
        <w:t xml:space="preserve">Select the latest version where </w:t>
      </w:r>
      <w:proofErr w:type="spellStart"/>
      <w:r w:rsidRPr="00693078">
        <w:t>lastModifiedDateTime</w:t>
      </w:r>
      <w:proofErr w:type="spellEnd"/>
      <w:r w:rsidRPr="00693078">
        <w:t xml:space="preserve"> ≤ message timestamp.</w:t>
      </w:r>
    </w:p>
    <w:p w14:paraId="3E4AF26F" w14:textId="77777777" w:rsidR="00693078" w:rsidRPr="00693078" w:rsidRDefault="00693078" w:rsidP="00693078">
      <w:pPr>
        <w:pStyle w:val="ListParagraph"/>
        <w:numPr>
          <w:ilvl w:val="0"/>
          <w:numId w:val="21"/>
        </w:numPr>
      </w:pPr>
      <w:r w:rsidRPr="00693078">
        <w:t>If multiple versions share the same timestamp, select the highest version identifier under a deterministic ordering.</w:t>
      </w:r>
    </w:p>
    <w:p w14:paraId="5C435527" w14:textId="77777777" w:rsidR="00693078" w:rsidRPr="00693078" w:rsidRDefault="00693078" w:rsidP="00693078">
      <w:pPr>
        <w:pStyle w:val="ListParagraph"/>
        <w:numPr>
          <w:ilvl w:val="0"/>
          <w:numId w:val="21"/>
        </w:numPr>
      </w:pPr>
      <w:r w:rsidRPr="00693078">
        <w:t>If version history is unavailable or incomplete, record the applied fallback rule and outcome explicitly.</w:t>
      </w:r>
    </w:p>
    <w:p w14:paraId="1E26A84A" w14:textId="77777777" w:rsidR="001C7881" w:rsidRDefault="00414E79" w:rsidP="005F01BC">
      <w:pPr>
        <w:pStyle w:val="Heading2"/>
        <w:jc w:val="both"/>
      </w:pPr>
      <w:bookmarkStart w:id="30" w:name="_Toc223157446"/>
      <w:r>
        <w:t>3.4 Stable Identifiers and Canonicalization</w:t>
      </w:r>
      <w:bookmarkEnd w:id="30"/>
    </w:p>
    <w:p w14:paraId="4C12E0AB" w14:textId="77777777" w:rsidR="00693078" w:rsidRPr="00693078" w:rsidRDefault="00693078" w:rsidP="00693078">
      <w:r w:rsidRPr="00693078">
        <w:t>Because URLs can change (sharing links, redirects, file moves), Reconstruction-Grade systems MUST preserve stable platform-native identifiers sufficient to re-resolve content over time.</w:t>
      </w:r>
    </w:p>
    <w:p w14:paraId="0B41EC65" w14:textId="77777777" w:rsidR="00693078" w:rsidRPr="00693078" w:rsidRDefault="00693078" w:rsidP="00693078">
      <w:r w:rsidRPr="00693078">
        <w:t>At minimum, where applicable, systems MUST persist:</w:t>
      </w:r>
    </w:p>
    <w:p w14:paraId="7B16A439" w14:textId="77777777" w:rsidR="00693078" w:rsidRPr="00693078" w:rsidRDefault="00693078" w:rsidP="00693078">
      <w:pPr>
        <w:pStyle w:val="ListParagraph"/>
        <w:numPr>
          <w:ilvl w:val="0"/>
          <w:numId w:val="24"/>
        </w:numPr>
      </w:pPr>
      <w:proofErr w:type="spellStart"/>
      <w:r w:rsidRPr="00693078">
        <w:t>siteId</w:t>
      </w:r>
      <w:proofErr w:type="spellEnd"/>
    </w:p>
    <w:p w14:paraId="2EA70E20" w14:textId="77777777" w:rsidR="00693078" w:rsidRPr="00693078" w:rsidRDefault="00693078" w:rsidP="00693078">
      <w:pPr>
        <w:pStyle w:val="ListParagraph"/>
        <w:numPr>
          <w:ilvl w:val="0"/>
          <w:numId w:val="24"/>
        </w:numPr>
      </w:pPr>
      <w:proofErr w:type="spellStart"/>
      <w:r w:rsidRPr="00693078">
        <w:t>driveId</w:t>
      </w:r>
      <w:proofErr w:type="spellEnd"/>
    </w:p>
    <w:p w14:paraId="59D5BF5C" w14:textId="77777777" w:rsidR="00693078" w:rsidRPr="00693078" w:rsidRDefault="00693078" w:rsidP="00693078">
      <w:pPr>
        <w:pStyle w:val="ListParagraph"/>
        <w:numPr>
          <w:ilvl w:val="0"/>
          <w:numId w:val="24"/>
        </w:numPr>
      </w:pPr>
      <w:proofErr w:type="spellStart"/>
      <w:r w:rsidRPr="00693078">
        <w:t>itemId</w:t>
      </w:r>
      <w:proofErr w:type="spellEnd"/>
    </w:p>
    <w:p w14:paraId="781B0F2D" w14:textId="77777777" w:rsidR="00693078" w:rsidRPr="00693078" w:rsidRDefault="00693078" w:rsidP="00693078">
      <w:pPr>
        <w:pStyle w:val="ListParagraph"/>
        <w:numPr>
          <w:ilvl w:val="0"/>
          <w:numId w:val="24"/>
        </w:numPr>
      </w:pPr>
      <w:proofErr w:type="spellStart"/>
      <w:r w:rsidRPr="00693078">
        <w:t>listItemUniqueId</w:t>
      </w:r>
      <w:proofErr w:type="spellEnd"/>
    </w:p>
    <w:p w14:paraId="41221A9F" w14:textId="77777777" w:rsidR="00693078" w:rsidRPr="00693078" w:rsidRDefault="00693078" w:rsidP="00693078">
      <w:pPr>
        <w:pStyle w:val="ListParagraph"/>
        <w:numPr>
          <w:ilvl w:val="0"/>
          <w:numId w:val="24"/>
        </w:numPr>
      </w:pPr>
      <w:proofErr w:type="spellStart"/>
      <w:r w:rsidRPr="00693078">
        <w:t>versionId</w:t>
      </w:r>
      <w:proofErr w:type="spellEnd"/>
    </w:p>
    <w:p w14:paraId="5464278B" w14:textId="77777777" w:rsidR="00693078" w:rsidRPr="00693078" w:rsidRDefault="00693078" w:rsidP="00693078">
      <w:r w:rsidRPr="00693078">
        <w:t>Canonicalized SharePoint/OneDrive URLs (as an aid, not as the primary key)</w:t>
      </w:r>
    </w:p>
    <w:p w14:paraId="214DDAE9" w14:textId="77777777" w:rsidR="00693078" w:rsidRDefault="00693078" w:rsidP="005F01BC">
      <w:pPr>
        <w:pStyle w:val="Heading2"/>
        <w:jc w:val="both"/>
      </w:pPr>
    </w:p>
    <w:p w14:paraId="42D3E733" w14:textId="77777777" w:rsidR="001C7881" w:rsidRDefault="00414E79" w:rsidP="005F01BC">
      <w:pPr>
        <w:pStyle w:val="Heading2"/>
        <w:jc w:val="both"/>
      </w:pPr>
      <w:bookmarkStart w:id="31" w:name="_Toc223157447"/>
      <w:r>
        <w:t>3.5 Relationship Preservation: Message ↔ Link ↔ File ↔ Version</w:t>
      </w:r>
      <w:bookmarkEnd w:id="31"/>
    </w:p>
    <w:p w14:paraId="56595F1A" w14:textId="77777777" w:rsidR="00693078" w:rsidRPr="00693078" w:rsidRDefault="00693078" w:rsidP="00693078">
      <w:pPr>
        <w:jc w:val="both"/>
      </w:pPr>
      <w:r w:rsidRPr="00693078">
        <w:t>Relationships are evidentiary. If relationships are lost or collapsed during processing, the record can no longer explain reliance and transmission. Reconstruction-Grade systems MUST preserve explicit parent-child relationship mappings between communications and referenced objects.</w:t>
      </w:r>
    </w:p>
    <w:p w14:paraId="3DA23E8A" w14:textId="77777777" w:rsidR="00693078" w:rsidRPr="00693078" w:rsidRDefault="00693078" w:rsidP="00693078">
      <w:pPr>
        <w:jc w:val="both"/>
      </w:pPr>
      <w:r w:rsidRPr="00693078">
        <w:t xml:space="preserve">Recommended export representations include </w:t>
      </w:r>
      <w:proofErr w:type="spellStart"/>
      <w:r w:rsidRPr="00693078">
        <w:t>ParentId</w:t>
      </w:r>
      <w:proofErr w:type="spellEnd"/>
      <w:r w:rsidRPr="00693078">
        <w:t>/</w:t>
      </w:r>
      <w:proofErr w:type="spellStart"/>
      <w:r w:rsidRPr="00693078">
        <w:t>ChildId</w:t>
      </w:r>
      <w:proofErr w:type="spellEnd"/>
      <w:r w:rsidRPr="00693078">
        <w:t xml:space="preserve"> relationship fields with </w:t>
      </w:r>
      <w:proofErr w:type="spellStart"/>
      <w:r w:rsidRPr="00693078">
        <w:t>RelationshipType</w:t>
      </w:r>
      <w:proofErr w:type="spellEnd"/>
      <w:r w:rsidRPr="00693078">
        <w:t xml:space="preserve"> values that distinguish modern attachments, hyperlinks, embedded objects, and other bindings.</w:t>
      </w:r>
    </w:p>
    <w:p w14:paraId="144602A9" w14:textId="77777777" w:rsidR="001C7881" w:rsidRDefault="001C7881" w:rsidP="005F01BC">
      <w:pPr>
        <w:jc w:val="both"/>
      </w:pPr>
    </w:p>
    <w:p w14:paraId="05C4D645" w14:textId="77777777" w:rsidR="0077258D" w:rsidRDefault="0077258D">
      <w:pPr>
        <w:rPr>
          <w:rFonts w:asciiTheme="majorHAnsi" w:eastAsiaTheme="majorEastAsia" w:hAnsiTheme="majorHAnsi" w:cstheme="majorBidi"/>
          <w:color w:val="365F91" w:themeColor="accent1" w:themeShade="BF"/>
          <w:sz w:val="28"/>
          <w:szCs w:val="28"/>
        </w:rPr>
      </w:pPr>
      <w:bookmarkStart w:id="32" w:name="_Toc223157448"/>
      <w:r>
        <w:br w:type="page"/>
      </w:r>
    </w:p>
    <w:p w14:paraId="5CE0CEA8" w14:textId="41C0352D" w:rsidR="001C7881" w:rsidRDefault="00414E79" w:rsidP="005F01BC">
      <w:pPr>
        <w:pStyle w:val="Heading2"/>
        <w:jc w:val="both"/>
      </w:pPr>
      <w:r>
        <w:lastRenderedPageBreak/>
        <w:t>3.6 Audit Evidence and the Access Question</w:t>
      </w:r>
      <w:bookmarkEnd w:id="32"/>
    </w:p>
    <w:p w14:paraId="3764E4E3" w14:textId="77777777" w:rsidR="00693078" w:rsidRPr="00693078" w:rsidRDefault="00693078" w:rsidP="008C47A7">
      <w:r w:rsidRPr="00693078">
        <w:t>Reconstruction-Grade practice distinguishes between:</w:t>
      </w:r>
    </w:p>
    <w:p w14:paraId="34ADBAD9" w14:textId="77777777" w:rsidR="00693078" w:rsidRPr="00693078" w:rsidRDefault="00693078" w:rsidP="008C47A7">
      <w:pPr>
        <w:pStyle w:val="ListParagraph"/>
        <w:numPr>
          <w:ilvl w:val="0"/>
          <w:numId w:val="26"/>
        </w:numPr>
      </w:pPr>
      <w:r w:rsidRPr="008C47A7">
        <w:rPr>
          <w:b/>
          <w:bCs/>
        </w:rPr>
        <w:t>Potential access</w:t>
      </w:r>
      <w:r w:rsidRPr="00693078">
        <w:t xml:space="preserve"> (permissions and sharing configuration), and</w:t>
      </w:r>
    </w:p>
    <w:p w14:paraId="07E5DD45" w14:textId="77777777" w:rsidR="00693078" w:rsidRPr="00693078" w:rsidRDefault="00693078" w:rsidP="008C47A7">
      <w:pPr>
        <w:pStyle w:val="ListParagraph"/>
        <w:numPr>
          <w:ilvl w:val="0"/>
          <w:numId w:val="26"/>
        </w:numPr>
      </w:pPr>
      <w:r w:rsidRPr="008C47A7">
        <w:rPr>
          <w:b/>
          <w:bCs/>
        </w:rPr>
        <w:t>Observed access</w:t>
      </w:r>
      <w:r w:rsidRPr="00693078">
        <w:t xml:space="preserve"> (behavioral evidence from audit logs where available).</w:t>
      </w:r>
    </w:p>
    <w:p w14:paraId="186649A8" w14:textId="77777777" w:rsidR="00693078" w:rsidRPr="00693078" w:rsidRDefault="00693078" w:rsidP="008C47A7">
      <w:r w:rsidRPr="00693078">
        <w:t xml:space="preserve">Permissions describe what could have happened; they do not prove </w:t>
      </w:r>
      <w:proofErr w:type="gramStart"/>
      <w:r w:rsidRPr="00693078">
        <w:t>what did happen</w:t>
      </w:r>
      <w:proofErr w:type="gramEnd"/>
      <w:r w:rsidRPr="00693078">
        <w:t>. Where audit logs exist, systems SHOULD ingest them, treat them as evidence, and correlate them to preserved objects and version timelines to support defensible answers to “who saw what, when.”</w:t>
      </w:r>
    </w:p>
    <w:p w14:paraId="27245E3E" w14:textId="77777777" w:rsidR="00693078" w:rsidRPr="00693078" w:rsidRDefault="00693078" w:rsidP="008C47A7">
      <w:r w:rsidRPr="00693078">
        <w:rPr>
          <w:b/>
          <w:bCs/>
        </w:rPr>
        <w:t>Boundedness requirement:</w:t>
      </w:r>
      <w:r w:rsidRPr="00693078">
        <w:br/>
        <w:t xml:space="preserve">Because audit coverage is dependent on upstream availability, licensing, and retention windows, a Reconstruction-Grade system MUST represent audit-based claims with explicit coverage bounds. If audit evidence does not exist for the relevant timeframe, the system MUST represent observed access as </w:t>
      </w:r>
      <w:r w:rsidRPr="00693078">
        <w:rPr>
          <w:b/>
          <w:bCs/>
        </w:rPr>
        <w:t>unknown</w:t>
      </w:r>
      <w:r w:rsidRPr="00693078">
        <w:t xml:space="preserve"> and MUST NOT substitute permission-based inference as a factual claim.</w:t>
      </w:r>
    </w:p>
    <w:p w14:paraId="39402A72" w14:textId="77777777" w:rsidR="001C7881" w:rsidRDefault="00414E79" w:rsidP="005F01BC">
      <w:pPr>
        <w:pStyle w:val="Heading2"/>
        <w:jc w:val="both"/>
      </w:pPr>
      <w:bookmarkStart w:id="33" w:name="_Toc223157449"/>
      <w:r>
        <w:t>3.7 Deterministic Exception Records</w:t>
      </w:r>
      <w:bookmarkEnd w:id="33"/>
    </w:p>
    <w:p w14:paraId="6DA91A8C" w14:textId="77777777" w:rsidR="008C47A7" w:rsidRPr="008C47A7" w:rsidRDefault="008C47A7" w:rsidP="008C47A7">
      <w:r w:rsidRPr="008C47A7">
        <w:t>Not every referenced object can be collected. Reconstruction-Grade systems MUST make this explicit rather than silent.</w:t>
      </w:r>
    </w:p>
    <w:p w14:paraId="0B6C6379" w14:textId="77777777" w:rsidR="008C47A7" w:rsidRPr="008C47A7" w:rsidRDefault="008C47A7" w:rsidP="008C47A7">
      <w:r w:rsidRPr="008C47A7">
        <w:t>A structured exception record SHOULD include:</w:t>
      </w:r>
    </w:p>
    <w:p w14:paraId="5830E11D" w14:textId="77777777" w:rsidR="008C47A7" w:rsidRPr="008C47A7" w:rsidRDefault="008C47A7" w:rsidP="008C47A7">
      <w:pPr>
        <w:pStyle w:val="ListParagraph"/>
        <w:numPr>
          <w:ilvl w:val="0"/>
          <w:numId w:val="28"/>
        </w:numPr>
      </w:pPr>
      <w:r w:rsidRPr="008C47A7">
        <w:t xml:space="preserve">Original link reference as extracted from </w:t>
      </w:r>
      <w:proofErr w:type="gramStart"/>
      <w:r w:rsidRPr="008C47A7">
        <w:t>the parent</w:t>
      </w:r>
      <w:proofErr w:type="gramEnd"/>
      <w:r w:rsidRPr="008C47A7">
        <w:t xml:space="preserve"> communication</w:t>
      </w:r>
    </w:p>
    <w:p w14:paraId="6638EC4D" w14:textId="77777777" w:rsidR="008C47A7" w:rsidRPr="008C47A7" w:rsidRDefault="008C47A7" w:rsidP="008C47A7">
      <w:pPr>
        <w:pStyle w:val="ListParagraph"/>
        <w:numPr>
          <w:ilvl w:val="0"/>
          <w:numId w:val="28"/>
        </w:numPr>
      </w:pPr>
      <w:r w:rsidRPr="008C47A7">
        <w:t>Normalized reason code (permission denied, item deleted/outside retention, throttling, transient service error, unknown)</w:t>
      </w:r>
    </w:p>
    <w:p w14:paraId="30CE2CDA" w14:textId="77777777" w:rsidR="008C47A7" w:rsidRPr="008C47A7" w:rsidRDefault="008C47A7" w:rsidP="008C47A7">
      <w:pPr>
        <w:pStyle w:val="ListParagraph"/>
        <w:numPr>
          <w:ilvl w:val="0"/>
          <w:numId w:val="28"/>
        </w:numPr>
      </w:pPr>
      <w:r w:rsidRPr="008C47A7">
        <w:t>Complete retry history (attempt count, outcomes, timestamps)</w:t>
      </w:r>
    </w:p>
    <w:p w14:paraId="709B69BB" w14:textId="77777777" w:rsidR="008C47A7" w:rsidRPr="008C47A7" w:rsidRDefault="008C47A7" w:rsidP="008C47A7">
      <w:pPr>
        <w:pStyle w:val="ListParagraph"/>
        <w:numPr>
          <w:ilvl w:val="0"/>
          <w:numId w:val="28"/>
        </w:numPr>
      </w:pPr>
      <w:r w:rsidRPr="008C47A7">
        <w:t xml:space="preserve">Association </w:t>
      </w:r>
      <w:proofErr w:type="gramStart"/>
      <w:r w:rsidRPr="008C47A7">
        <w:t>to</w:t>
      </w:r>
      <w:proofErr w:type="gramEnd"/>
      <w:r w:rsidRPr="008C47A7">
        <w:t xml:space="preserve"> </w:t>
      </w:r>
      <w:proofErr w:type="gramStart"/>
      <w:r w:rsidRPr="008C47A7">
        <w:t>the parent</w:t>
      </w:r>
      <w:proofErr w:type="gramEnd"/>
      <w:r w:rsidRPr="008C47A7">
        <w:t xml:space="preserve"> communication and </w:t>
      </w:r>
      <w:proofErr w:type="gramStart"/>
      <w:r w:rsidRPr="008C47A7">
        <w:t>to</w:t>
      </w:r>
      <w:proofErr w:type="gramEnd"/>
      <w:r w:rsidRPr="008C47A7">
        <w:t xml:space="preserve"> the attempted target identifiers</w:t>
      </w:r>
    </w:p>
    <w:p w14:paraId="1534102A" w14:textId="77777777" w:rsidR="001C7881" w:rsidRDefault="00414E79" w:rsidP="005F01BC">
      <w:pPr>
        <w:pStyle w:val="Heading2"/>
        <w:jc w:val="both"/>
      </w:pPr>
      <w:bookmarkStart w:id="34" w:name="_Toc223157450"/>
      <w:r>
        <w:t>3.8 Reproducible Exports and Evidence Manifests</w:t>
      </w:r>
      <w:bookmarkEnd w:id="34"/>
    </w:p>
    <w:p w14:paraId="095CDE06" w14:textId="77777777" w:rsidR="008C47A7" w:rsidRPr="008C47A7" w:rsidRDefault="008C47A7" w:rsidP="008C47A7">
      <w:pPr>
        <w:jc w:val="both"/>
      </w:pPr>
      <w:r w:rsidRPr="008C47A7">
        <w:t>Reconstruction-Grade systems MUST support reproducible exports. The same scope definition and parameters should generate the same outputs, with manifests that support chain-of-custody and defensibility.</w:t>
      </w:r>
    </w:p>
    <w:p w14:paraId="4ABE3996" w14:textId="77777777" w:rsidR="008C47A7" w:rsidRPr="008C47A7" w:rsidRDefault="008C47A7" w:rsidP="008C47A7">
      <w:pPr>
        <w:jc w:val="both"/>
      </w:pPr>
      <w:r w:rsidRPr="008C47A7">
        <w:t>A Reconstruction-Grade export package SHOULD include:</w:t>
      </w:r>
    </w:p>
    <w:p w14:paraId="7EB40C2D" w14:textId="77777777" w:rsidR="008C47A7" w:rsidRPr="008C47A7" w:rsidRDefault="008C47A7" w:rsidP="002C2E70">
      <w:pPr>
        <w:pStyle w:val="ListParagraph"/>
        <w:numPr>
          <w:ilvl w:val="0"/>
          <w:numId w:val="42"/>
        </w:numPr>
        <w:jc w:val="both"/>
      </w:pPr>
      <w:r w:rsidRPr="008C47A7">
        <w:t>Native files and communications</w:t>
      </w:r>
    </w:p>
    <w:p w14:paraId="5C440EA3" w14:textId="77777777" w:rsidR="008C47A7" w:rsidRPr="008C47A7" w:rsidRDefault="008C47A7" w:rsidP="002C2E70">
      <w:pPr>
        <w:pStyle w:val="ListParagraph"/>
        <w:numPr>
          <w:ilvl w:val="0"/>
          <w:numId w:val="42"/>
        </w:numPr>
        <w:jc w:val="both"/>
      </w:pPr>
      <w:r w:rsidRPr="008C47A7">
        <w:t>Standard load/overlay files (e.g., DAT/CSV) containing metadata, relationship identifiers, provenance fields, and hashes</w:t>
      </w:r>
    </w:p>
    <w:p w14:paraId="39F25975" w14:textId="77777777" w:rsidR="008C47A7" w:rsidRPr="008C47A7" w:rsidRDefault="008C47A7" w:rsidP="002C2E70">
      <w:pPr>
        <w:pStyle w:val="ListParagraph"/>
        <w:numPr>
          <w:ilvl w:val="0"/>
          <w:numId w:val="42"/>
        </w:numPr>
        <w:jc w:val="both"/>
      </w:pPr>
      <w:r w:rsidRPr="008C47A7">
        <w:t>An export manifest capturing counts, scope queries, time ranges, tool versions, exceptions, and retry outcomes</w:t>
      </w:r>
    </w:p>
    <w:p w14:paraId="215EB9F8" w14:textId="77777777" w:rsidR="008C47A7" w:rsidRPr="008C47A7" w:rsidRDefault="008C47A7" w:rsidP="002C2E70">
      <w:pPr>
        <w:pStyle w:val="ListParagraph"/>
        <w:numPr>
          <w:ilvl w:val="0"/>
          <w:numId w:val="42"/>
        </w:numPr>
        <w:jc w:val="both"/>
      </w:pPr>
      <w:r w:rsidRPr="008C47A7">
        <w:t>Resumable export jobs with full auditability</w:t>
      </w:r>
    </w:p>
    <w:p w14:paraId="4A11181D" w14:textId="77777777" w:rsidR="002C2E70" w:rsidRDefault="002C2E70">
      <w:r>
        <w:br w:type="page"/>
      </w:r>
    </w:p>
    <w:p w14:paraId="0CD6F325" w14:textId="77777777" w:rsidR="001C7881" w:rsidRDefault="00414E79" w:rsidP="005F01BC">
      <w:pPr>
        <w:pStyle w:val="Heading1"/>
        <w:jc w:val="both"/>
      </w:pPr>
      <w:bookmarkStart w:id="35" w:name="_Toc223157451"/>
      <w:r>
        <w:lastRenderedPageBreak/>
        <w:t>4. The Preservation System of Record</w:t>
      </w:r>
      <w:bookmarkEnd w:id="35"/>
    </w:p>
    <w:p w14:paraId="2D3A876B" w14:textId="77777777" w:rsidR="001C7881" w:rsidRDefault="00414E79" w:rsidP="005F01BC">
      <w:pPr>
        <w:jc w:val="both"/>
      </w:pPr>
      <w:r>
        <w:t xml:space="preserve">Modern collaboration platforms are operational systems. They are designed to enable work, not to serve as historical systems of record for litigation-grade reconstruction. Review platforms are downstream consumers. Archives are storage systems. Compliance tooling is </w:t>
      </w:r>
      <w:proofErr w:type="gramStart"/>
      <w:r>
        <w:t>policy-oriented</w:t>
      </w:r>
      <w:proofErr w:type="gramEnd"/>
      <w:r>
        <w:t>.</w:t>
      </w:r>
    </w:p>
    <w:p w14:paraId="3969D775" w14:textId="77777777" w:rsidR="001C7881" w:rsidRDefault="00414E79" w:rsidP="005F01BC">
      <w:pPr>
        <w:jc w:val="both"/>
      </w:pPr>
      <w:r>
        <w:t>Reconstruction-Grade eDiscovery requires an explicit Preservation System of Record: a layer that preserves context, determinism, and evidentiary traceability without flattening collaborative reality.</w:t>
      </w:r>
    </w:p>
    <w:p w14:paraId="2C7B7733" w14:textId="77777777" w:rsidR="002C2E70" w:rsidRDefault="002C2E70" w:rsidP="005F01BC">
      <w:pPr>
        <w:jc w:val="both"/>
      </w:pPr>
    </w:p>
    <w:p w14:paraId="1798B540" w14:textId="77777777" w:rsidR="002C2E70" w:rsidRPr="00753EA6" w:rsidRDefault="002C2E70" w:rsidP="005F01BC">
      <w:pPr>
        <w:jc w:val="both"/>
        <w:rPr>
          <w:b/>
          <w:bCs/>
        </w:rPr>
      </w:pPr>
      <w:r w:rsidRPr="00753EA6">
        <w:rPr>
          <w:b/>
          <w:bCs/>
        </w:rPr>
        <w:t>Reference Architecture: Preservation System of Record</w:t>
      </w:r>
    </w:p>
    <w:p w14:paraId="586E03EF" w14:textId="77777777" w:rsidR="002C2E70" w:rsidRDefault="002C2E70" w:rsidP="005F01BC">
      <w:pPr>
        <w:jc w:val="both"/>
      </w:pPr>
    </w:p>
    <w:p w14:paraId="0F99BDB2" w14:textId="77777777" w:rsidR="001C7881" w:rsidRDefault="00753EA6" w:rsidP="005F01BC">
      <w:pPr>
        <w:jc w:val="both"/>
      </w:pPr>
      <w:r>
        <w:object w:dxaOrig="11551" w:dyaOrig="2640" w14:anchorId="5B7D25FA">
          <v:shape id="_x0000_i1027" type="#_x0000_t75" style="width:468pt;height:107.4pt" o:ole="">
            <v:imagedata r:id="rId14" o:title=""/>
          </v:shape>
          <o:OLEObject Type="Embed" ProgID="Visio.Drawing.15" ShapeID="_x0000_i1027" DrawAspect="Content" ObjectID="_1833879246" r:id="rId15"/>
        </w:object>
      </w:r>
    </w:p>
    <w:p w14:paraId="180F0F49" w14:textId="77777777" w:rsidR="001C7881" w:rsidRDefault="00414E79" w:rsidP="005F01BC">
      <w:pPr>
        <w:jc w:val="both"/>
      </w:pPr>
      <w:r>
        <w:rPr>
          <w:i/>
        </w:rPr>
        <w:t>Figure 4. Reference architecture: a Preservation System of Record separates legal decisioning from preservation mechanics and downstream review.</w:t>
      </w:r>
    </w:p>
    <w:p w14:paraId="14CA3126" w14:textId="77777777" w:rsidR="001C7881" w:rsidRDefault="00414E79" w:rsidP="005F01BC">
      <w:pPr>
        <w:pStyle w:val="Heading2"/>
        <w:jc w:val="both"/>
      </w:pPr>
      <w:bookmarkStart w:id="36" w:name="_Toc223157452"/>
      <w:r>
        <w:t>4.1 Responsibilities of a Preservation System of Record</w:t>
      </w:r>
      <w:bookmarkEnd w:id="36"/>
    </w:p>
    <w:p w14:paraId="2BCC392D" w14:textId="77777777" w:rsidR="001C7881" w:rsidRDefault="00414E79" w:rsidP="005F01BC">
      <w:pPr>
        <w:pStyle w:val="ListBullet"/>
        <w:jc w:val="both"/>
      </w:pPr>
      <w:r>
        <w:t>Maintain an evidence graph linking people, identities, events, artifacts, versions, and audit signals.</w:t>
      </w:r>
    </w:p>
    <w:p w14:paraId="54BA39EE" w14:textId="77777777" w:rsidR="001C7881" w:rsidRDefault="00414E79" w:rsidP="005F01BC">
      <w:pPr>
        <w:pStyle w:val="ListBullet"/>
        <w:jc w:val="both"/>
      </w:pPr>
      <w:r>
        <w:t>Provide a decision ledger: immutable record of scope definitions, preservation triggers, queries, and exceptions.</w:t>
      </w:r>
    </w:p>
    <w:p w14:paraId="074D3D5A" w14:textId="77777777" w:rsidR="001C7881" w:rsidRDefault="00414E79" w:rsidP="005F01BC">
      <w:pPr>
        <w:pStyle w:val="ListBullet"/>
        <w:jc w:val="both"/>
      </w:pPr>
      <w:r>
        <w:t>Perform deterministic capture of content and relationships for in-scope matters.</w:t>
      </w:r>
    </w:p>
    <w:p w14:paraId="393749A9" w14:textId="77777777" w:rsidR="001C7881" w:rsidRDefault="00414E79" w:rsidP="005F01BC">
      <w:pPr>
        <w:pStyle w:val="ListBullet"/>
        <w:jc w:val="both"/>
      </w:pPr>
      <w:r>
        <w:t>Persist stable identifiers and lineage metadata sufficient for future re-resolution.</w:t>
      </w:r>
    </w:p>
    <w:p w14:paraId="1911B96E" w14:textId="77777777" w:rsidR="001C7881" w:rsidRDefault="00414E79" w:rsidP="005F01BC">
      <w:pPr>
        <w:pStyle w:val="ListBullet"/>
        <w:jc w:val="both"/>
      </w:pPr>
      <w:r>
        <w:t>Produce reproducible exports with manifests, hashes, and complete exception traceability.</w:t>
      </w:r>
    </w:p>
    <w:p w14:paraId="58036D0D" w14:textId="77777777" w:rsidR="001C7881" w:rsidRDefault="00414E79" w:rsidP="005F01BC">
      <w:pPr>
        <w:pStyle w:val="Heading2"/>
        <w:jc w:val="both"/>
      </w:pPr>
      <w:bookmarkStart w:id="37" w:name="_Toc223157453"/>
      <w:r>
        <w:t>4.2 What a Preservation System of Record Is Not</w:t>
      </w:r>
      <w:bookmarkEnd w:id="37"/>
    </w:p>
    <w:p w14:paraId="167B7F7D" w14:textId="77777777" w:rsidR="001C7881" w:rsidRDefault="00414E79" w:rsidP="005F01BC">
      <w:pPr>
        <w:pStyle w:val="ListBullet"/>
        <w:jc w:val="both"/>
      </w:pPr>
      <w:r>
        <w:t>It is not a downstream review platform (those systems assume the evidence has already been normalized).</w:t>
      </w:r>
    </w:p>
    <w:p w14:paraId="1AD6AA3D" w14:textId="77777777" w:rsidR="001C7881" w:rsidRDefault="00414E79" w:rsidP="005F01BC">
      <w:pPr>
        <w:pStyle w:val="ListBullet"/>
        <w:jc w:val="both"/>
      </w:pPr>
      <w:r>
        <w:t>It is not simply a storage archive (storage without context does not reconstruct).</w:t>
      </w:r>
    </w:p>
    <w:p w14:paraId="384DB91B" w14:textId="77777777" w:rsidR="001C7881" w:rsidRDefault="00414E79" w:rsidP="005F01BC">
      <w:pPr>
        <w:pStyle w:val="ListBullet"/>
        <w:jc w:val="both"/>
      </w:pPr>
      <w:r>
        <w:t>It is not merely a compliance policy layer (policy does not preserve point-in-time relationships).</w:t>
      </w:r>
    </w:p>
    <w:p w14:paraId="18C31D93" w14:textId="77777777" w:rsidR="001C7881" w:rsidRDefault="00414E79" w:rsidP="005F01BC">
      <w:pPr>
        <w:pStyle w:val="ListBullet"/>
        <w:jc w:val="both"/>
      </w:pPr>
      <w:r>
        <w:t>It is not an analytics layer that infers missing context after the fact.</w:t>
      </w:r>
    </w:p>
    <w:p w14:paraId="10523EF0" w14:textId="77777777" w:rsidR="00753EA6" w:rsidRDefault="00753EA6">
      <w:pPr>
        <w:rPr>
          <w:rFonts w:asciiTheme="majorHAnsi" w:eastAsiaTheme="majorEastAsia" w:hAnsiTheme="majorHAnsi" w:cstheme="majorBidi"/>
          <w:color w:val="365F91" w:themeColor="accent1" w:themeShade="BF"/>
          <w:sz w:val="28"/>
          <w:szCs w:val="28"/>
        </w:rPr>
      </w:pPr>
      <w:r>
        <w:br w:type="page"/>
      </w:r>
    </w:p>
    <w:p w14:paraId="3E4528F2" w14:textId="77777777" w:rsidR="001C7881" w:rsidRDefault="00414E79" w:rsidP="005F01BC">
      <w:pPr>
        <w:pStyle w:val="Heading2"/>
        <w:jc w:val="both"/>
      </w:pPr>
      <w:bookmarkStart w:id="38" w:name="_Toc223157454"/>
      <w:r>
        <w:lastRenderedPageBreak/>
        <w:t>4.3 Evidence-Based Scoping</w:t>
      </w:r>
      <w:bookmarkEnd w:id="38"/>
    </w:p>
    <w:p w14:paraId="7E40A8BF" w14:textId="77777777" w:rsidR="001C7881" w:rsidRDefault="00414E79" w:rsidP="005F01BC">
      <w:pPr>
        <w:jc w:val="both"/>
      </w:pPr>
      <w:r>
        <w:t>At enterprise scale, scoping is not a clerical step. It is a defensibility-critical decision. Reconstruction-Grade operating models treat identification and scope as evidence-based processes: identity over time, repository usage patterns, and audit-derived interaction signals are used to determine what must be preserved.</w:t>
      </w:r>
    </w:p>
    <w:p w14:paraId="1196A99E" w14:textId="77777777" w:rsidR="00753EA6" w:rsidRDefault="00753EA6" w:rsidP="005F01BC">
      <w:pPr>
        <w:jc w:val="both"/>
      </w:pPr>
    </w:p>
    <w:tbl>
      <w:tblPr>
        <w:tblW w:w="0" w:type="auto"/>
        <w:jc w:val="center"/>
        <w:tblLook w:val="04A0" w:firstRow="1" w:lastRow="0" w:firstColumn="1" w:lastColumn="0" w:noHBand="0" w:noVBand="1"/>
      </w:tblPr>
      <w:tblGrid>
        <w:gridCol w:w="9360"/>
      </w:tblGrid>
      <w:tr w:rsidR="001C7881" w14:paraId="2B6A49DE" w14:textId="77777777">
        <w:trPr>
          <w:jc w:val="center"/>
        </w:trPr>
        <w:tc>
          <w:tcPr>
            <w:tcW w:w="9360" w:type="dxa"/>
            <w:tcBorders>
              <w:top w:val="single" w:sz="12" w:space="0" w:color="BFBFBF"/>
              <w:left w:val="single" w:sz="12" w:space="0" w:color="BFBFBF"/>
              <w:bottom w:val="single" w:sz="12" w:space="0" w:color="BFBFBF"/>
              <w:right w:val="single" w:sz="12" w:space="0" w:color="BFBFBF"/>
            </w:tcBorders>
            <w:shd w:val="clear" w:color="auto" w:fill="F7F7F7"/>
          </w:tcPr>
          <w:p w14:paraId="5BF5BA2F" w14:textId="77777777" w:rsidR="001C7881" w:rsidRDefault="00414E79" w:rsidP="005F01BC">
            <w:pPr>
              <w:jc w:val="both"/>
            </w:pPr>
            <w:r>
              <w:rPr>
                <w:b/>
              </w:rPr>
              <w:t>Design Principle: Preserve one authoritative object; never collapse context</w:t>
            </w:r>
          </w:p>
          <w:p w14:paraId="7CF48838" w14:textId="77777777" w:rsidR="001C7881" w:rsidRDefault="00414E79" w:rsidP="005F01BC">
            <w:pPr>
              <w:jc w:val="both"/>
            </w:pPr>
            <w:r>
              <w:t>A single file object may be referenced across many messages, channels, and actors.</w:t>
            </w:r>
          </w:p>
          <w:p w14:paraId="4C1AC2CE" w14:textId="77777777" w:rsidR="001C7881" w:rsidRDefault="00414E79" w:rsidP="005F01BC">
            <w:pPr>
              <w:jc w:val="both"/>
            </w:pPr>
            <w:r>
              <w:t>Deduplicating the bytes can be operationally correct.</w:t>
            </w:r>
          </w:p>
          <w:p w14:paraId="39B0396B" w14:textId="77777777" w:rsidR="001C7881" w:rsidRDefault="00414E79" w:rsidP="005F01BC">
            <w:pPr>
              <w:jc w:val="both"/>
            </w:pPr>
            <w:r>
              <w:t>However, collapsing the events (who shared, where, when, which version) destroys context.</w:t>
            </w:r>
          </w:p>
          <w:p w14:paraId="38979CE2" w14:textId="77777777" w:rsidR="001C7881" w:rsidRDefault="00414E79" w:rsidP="005F01BC">
            <w:pPr>
              <w:jc w:val="both"/>
            </w:pPr>
            <w:r>
              <w:t>Reconstruction-Grade systems preserve the object once while retaining all contextual bindings.</w:t>
            </w:r>
          </w:p>
        </w:tc>
      </w:tr>
    </w:tbl>
    <w:p w14:paraId="27A0933B" w14:textId="77777777" w:rsidR="001C7881" w:rsidRDefault="001C7881" w:rsidP="005F01BC">
      <w:pPr>
        <w:jc w:val="both"/>
      </w:pPr>
    </w:p>
    <w:p w14:paraId="563D0025" w14:textId="77777777" w:rsidR="001C7881" w:rsidRDefault="00414E79" w:rsidP="005F01BC">
      <w:pPr>
        <w:pStyle w:val="Heading2"/>
        <w:jc w:val="both"/>
      </w:pPr>
      <w:bookmarkStart w:id="39" w:name="_Toc223157455"/>
      <w:r>
        <w:t>4.4 Immutability and Auditability</w:t>
      </w:r>
      <w:bookmarkEnd w:id="39"/>
    </w:p>
    <w:p w14:paraId="7D3B70BE" w14:textId="77777777" w:rsidR="001C7881" w:rsidRDefault="00414E79" w:rsidP="005F01BC">
      <w:pPr>
        <w:jc w:val="both"/>
      </w:pPr>
      <w:r>
        <w:t xml:space="preserve">Reconstruction-Grade evidence must be immutable once preserved, and the system must maintain an audit trail sufficient to reproduce and </w:t>
      </w:r>
      <w:proofErr w:type="gramStart"/>
      <w:r>
        <w:t>defend:</w:t>
      </w:r>
      <w:proofErr w:type="gramEnd"/>
      <w:r>
        <w:t xml:space="preserve"> what was in scope, why it was in scope, what was collected, what failed, what was retried, and what was exported.</w:t>
      </w:r>
    </w:p>
    <w:p w14:paraId="6C61190A" w14:textId="77777777" w:rsidR="001C7881" w:rsidRDefault="00414E79" w:rsidP="005F01BC">
      <w:pPr>
        <w:jc w:val="both"/>
      </w:pPr>
      <w:r>
        <w:t>This includes not only content-level hashes but also workflow-level audit trails for scope decisions and exception handling.</w:t>
      </w:r>
    </w:p>
    <w:p w14:paraId="640A83C0" w14:textId="77777777" w:rsidR="001C7881" w:rsidRDefault="00414E79" w:rsidP="005F01BC">
      <w:pPr>
        <w:jc w:val="both"/>
      </w:pPr>
      <w:r>
        <w:br w:type="page"/>
      </w:r>
    </w:p>
    <w:p w14:paraId="026D44FB" w14:textId="77777777" w:rsidR="006F239E" w:rsidRDefault="00084C13">
      <w:pPr>
        <w:pStyle w:val="Heading1"/>
      </w:pPr>
      <w:bookmarkStart w:id="40" w:name="_Toc223157456"/>
      <w:r>
        <w:lastRenderedPageBreak/>
        <w:t>5. Preservation Operating Model and Architectural Constraints</w:t>
      </w:r>
      <w:bookmarkEnd w:id="40"/>
    </w:p>
    <w:p w14:paraId="34FBF7B3" w14:textId="77777777" w:rsidR="006F239E" w:rsidRDefault="00084C13">
      <w:r>
        <w:t>Reconstruction-Grade eDiscovery requires more than correct data structures. It requires a preservation operating model that delivers defensible legal outcomes under real-world enterprise constraints. This section defines the architectural requirements for that operating model, presents conforming preservation postures, and specifies the constraints under which all postures operate.</w:t>
      </w:r>
    </w:p>
    <w:p w14:paraId="415A4F71" w14:textId="77777777" w:rsidR="006F239E" w:rsidRDefault="00084C13">
      <w:r>
        <w:t xml:space="preserve">The governing design question is not whether data can be retained. </w:t>
      </w:r>
      <w:proofErr w:type="gramStart"/>
      <w:r>
        <w:t xml:space="preserve">It is: </w:t>
      </w:r>
      <w:r>
        <w:rPr>
          <w:i/>
        </w:rPr>
        <w:t>which</w:t>
      </w:r>
      <w:proofErr w:type="gramEnd"/>
      <w:r>
        <w:rPr>
          <w:i/>
        </w:rPr>
        <w:t xml:space="preserve"> operating model delivers a defensible, reproducible evidentiary record soonest under the constraints imposed by collaborative cloud platforms?</w:t>
      </w:r>
    </w:p>
    <w:p w14:paraId="40A6827C" w14:textId="77777777" w:rsidR="006F239E" w:rsidRDefault="00084C13">
      <w:pPr>
        <w:pStyle w:val="Heading2"/>
      </w:pPr>
      <w:bookmarkStart w:id="41" w:name="_Toc223157457"/>
      <w:r>
        <w:t>5.1 Architectural Role of the Preservation System of Record</w:t>
      </w:r>
      <w:bookmarkEnd w:id="41"/>
    </w:p>
    <w:p w14:paraId="4EE8A01E" w14:textId="77777777" w:rsidR="006F239E" w:rsidRDefault="00084C13">
      <w:r>
        <w:t>Section 4 defines the Preservation System of Record as an explicit architectural layer. This section specifies how the operating model interacts with that layer.</w:t>
      </w:r>
    </w:p>
    <w:p w14:paraId="4D538D44" w14:textId="77777777" w:rsidR="006F239E" w:rsidRDefault="00084C13">
      <w:r>
        <w:t>A conforming operating model MUST route preservation actions through a Preservation System of Record (or equivalent) that satisfies the following properties:</w:t>
      </w:r>
    </w:p>
    <w:p w14:paraId="195F58E6" w14:textId="77777777" w:rsidR="006F239E" w:rsidRDefault="00084C13">
      <w:pPr>
        <w:pStyle w:val="ListBullet"/>
      </w:pPr>
      <w:r>
        <w:rPr>
          <w:b/>
        </w:rPr>
        <w:t xml:space="preserve">Evidence graph maintenance. </w:t>
      </w:r>
      <w:r>
        <w:t>The system MUST maintain a linked record of people, identities, events, artifacts, versions, and audit signals with stable identifiers.</w:t>
      </w:r>
    </w:p>
    <w:p w14:paraId="79E2384F" w14:textId="77777777" w:rsidR="006F239E" w:rsidRDefault="00084C13">
      <w:pPr>
        <w:pStyle w:val="ListBullet"/>
      </w:pPr>
      <w:r>
        <w:rPr>
          <w:b/>
        </w:rPr>
        <w:t xml:space="preserve">Decision ledger. </w:t>
      </w:r>
      <w:r>
        <w:t>The system MUST record scope definitions, preservation triggers, queries, and exceptions as an immutable, auditable ledger.</w:t>
      </w:r>
    </w:p>
    <w:p w14:paraId="769716D9" w14:textId="77777777" w:rsidR="006F239E" w:rsidRDefault="00084C13">
      <w:pPr>
        <w:pStyle w:val="ListBullet"/>
      </w:pPr>
      <w:r>
        <w:rPr>
          <w:b/>
        </w:rPr>
        <w:t xml:space="preserve">Deterministic capture. </w:t>
      </w:r>
      <w:r>
        <w:t xml:space="preserve">The system MUST perform deterministic capture of content and relationships for in-scope matters, including </w:t>
      </w:r>
      <w:proofErr w:type="gramStart"/>
      <w:r>
        <w:t>as-sent</w:t>
      </w:r>
      <w:proofErr w:type="gramEnd"/>
      <w:r>
        <w:t xml:space="preserve"> version resolution and explicit relationship bindings.</w:t>
      </w:r>
    </w:p>
    <w:p w14:paraId="1D546F41" w14:textId="77777777" w:rsidR="006F239E" w:rsidRDefault="00084C13">
      <w:pPr>
        <w:pStyle w:val="ListBullet"/>
      </w:pPr>
      <w:r>
        <w:rPr>
          <w:b/>
        </w:rPr>
        <w:t xml:space="preserve">Reproducible export. </w:t>
      </w:r>
      <w:r>
        <w:t>The system MUST produce reproducible exports with manifests, hashes, and complete exception traceability (see Section 3.8).</w:t>
      </w:r>
    </w:p>
    <w:p w14:paraId="4B3CE428" w14:textId="77777777" w:rsidR="006F239E" w:rsidRDefault="00084C13">
      <w:r>
        <w:t xml:space="preserve">The operating model determines </w:t>
      </w:r>
      <w:r>
        <w:rPr>
          <w:i/>
        </w:rPr>
        <w:t>when</w:t>
      </w:r>
      <w:r>
        <w:t xml:space="preserve"> and </w:t>
      </w:r>
      <w:r>
        <w:rPr>
          <w:i/>
        </w:rPr>
        <w:t>how</w:t>
      </w:r>
      <w:r>
        <w:t xml:space="preserve"> evidence enters the Preservation System of Record. The System of Record determines </w:t>
      </w:r>
      <w:r>
        <w:rPr>
          <w:i/>
        </w:rPr>
        <w:t>what properties</w:t>
      </w:r>
      <w:r>
        <w:t xml:space="preserve"> that evidence carries once preserved.</w:t>
      </w:r>
    </w:p>
    <w:p w14:paraId="7A09C0AC" w14:textId="77777777" w:rsidR="006F239E" w:rsidRDefault="00084C13">
      <w:pPr>
        <w:pStyle w:val="Heading2"/>
      </w:pPr>
      <w:bookmarkStart w:id="42" w:name="_Toc223157458"/>
      <w:r>
        <w:t>5.2 Preservation Postures</w:t>
      </w:r>
      <w:bookmarkEnd w:id="42"/>
    </w:p>
    <w:p w14:paraId="63318722" w14:textId="77777777" w:rsidR="006F239E" w:rsidRDefault="00084C13">
      <w:r>
        <w:t>Enterprises typically operate under one or more preservation postures. Each posture has distinct architectural properties that affect Reconstruction-Grade conformance. A conforming implementation MUST document which posture or combination of postures is in use and MUST satisfy all applicable requirements from Sections 3 and 4 regardless of posture.</w:t>
      </w:r>
    </w:p>
    <w:p w14:paraId="7E1A1EE8" w14:textId="54105EA8" w:rsidR="006F239E" w:rsidRDefault="00084C13" w:rsidP="00D50BEC">
      <w:pPr>
        <w:pStyle w:val="Heading3"/>
      </w:pPr>
      <w:bookmarkStart w:id="43" w:name="_Toc223157459"/>
      <w:r>
        <w:t>Posture A</w:t>
      </w:r>
      <w:r w:rsidR="00D50BEC">
        <w:t xml:space="preserve"> - </w:t>
      </w:r>
      <w:r>
        <w:t>Preserve-in-Place (Policy-Based Holds)</w:t>
      </w:r>
      <w:bookmarkEnd w:id="43"/>
    </w:p>
    <w:p w14:paraId="4B209847" w14:textId="77777777" w:rsidR="006F239E" w:rsidRDefault="00084C13">
      <w:r>
        <w:t>Content remains within the collaboration platform under retention or legal hold policies that prevent deletion.</w:t>
      </w:r>
    </w:p>
    <w:p w14:paraId="3C7EA825" w14:textId="77777777" w:rsidR="006F239E" w:rsidRDefault="00084C13">
      <w:r>
        <w:rPr>
          <w:b/>
        </w:rPr>
        <w:t>Architectural properties:</w:t>
      </w:r>
    </w:p>
    <w:p w14:paraId="620570CD" w14:textId="77777777" w:rsidR="006F239E" w:rsidRDefault="00084C13">
      <w:pPr>
        <w:pStyle w:val="ListBullet"/>
      </w:pPr>
      <w:r>
        <w:t>Minimal data movement; rapid activation.</w:t>
      </w:r>
    </w:p>
    <w:p w14:paraId="05C54EC1" w14:textId="77777777" w:rsidR="006F239E" w:rsidRDefault="00084C13">
      <w:pPr>
        <w:pStyle w:val="ListBullet"/>
      </w:pPr>
      <w:r>
        <w:t>Lower immediate storage duplication.</w:t>
      </w:r>
    </w:p>
    <w:p w14:paraId="7D6AF343" w14:textId="77777777" w:rsidR="006F239E" w:rsidRDefault="00084C13">
      <w:r>
        <w:rPr>
          <w:b/>
        </w:rPr>
        <w:t>Reconstruction-Grade limitations:</w:t>
      </w:r>
    </w:p>
    <w:p w14:paraId="0B03578A" w14:textId="77777777" w:rsidR="006F239E" w:rsidRDefault="00084C13">
      <w:pPr>
        <w:pStyle w:val="ListBullet"/>
      </w:pPr>
      <w:r>
        <w:t>Preserves existence but does not freeze point-in-time document state at event time.</w:t>
      </w:r>
    </w:p>
    <w:p w14:paraId="1A4208E6" w14:textId="77777777" w:rsidR="006F239E" w:rsidRDefault="00084C13">
      <w:pPr>
        <w:pStyle w:val="ListBullet"/>
      </w:pPr>
      <w:r>
        <w:t>Does not preserve explicit message ↔ link ↔ version bindings as first-class records.</w:t>
      </w:r>
    </w:p>
    <w:p w14:paraId="725C2922" w14:textId="77777777" w:rsidR="006F239E" w:rsidRDefault="00084C13">
      <w:pPr>
        <w:pStyle w:val="ListBullet"/>
      </w:pPr>
      <w:r>
        <w:t>Does not arrest audit log retention decay.</w:t>
      </w:r>
    </w:p>
    <w:p w14:paraId="54A2E56D" w14:textId="77777777" w:rsidR="006F239E" w:rsidRDefault="00084C13">
      <w:pPr>
        <w:pStyle w:val="ListBullet"/>
      </w:pPr>
      <w:r>
        <w:lastRenderedPageBreak/>
        <w:t>Scope is custodian-bounded; collaborative dependencies outside the custodian boundary may not be preserved.</w:t>
      </w:r>
    </w:p>
    <w:p w14:paraId="08486BFB" w14:textId="77777777" w:rsidR="006F239E" w:rsidRDefault="00084C13">
      <w:r>
        <w:t>Preserve-in-Place is an important compliance control. It is not, by itself, a Reconstruction-Grade preservation mechanism. A system relying solely on Preserve-in-Place MUST document which Reconstruction-Grade requirements (Section 3, Appendix B) are not satisfied and MUST NOT claim conformance at any level unless all applicable MUST requirements are met through supplementary mechanisms.</w:t>
      </w:r>
    </w:p>
    <w:p w14:paraId="5D632671" w14:textId="5F163796" w:rsidR="006F239E" w:rsidRDefault="00084C13" w:rsidP="00D50BEC">
      <w:pPr>
        <w:pStyle w:val="Heading3"/>
      </w:pPr>
      <w:bookmarkStart w:id="44" w:name="_Toc223157460"/>
      <w:r>
        <w:t>Posture B</w:t>
      </w:r>
      <w:r w:rsidR="00D50BEC">
        <w:t xml:space="preserve"> - </w:t>
      </w:r>
      <w:r>
        <w:t>Collect-to-Preserve (Reconstruction-Focused Baseline)</w:t>
      </w:r>
      <w:bookmarkEnd w:id="44"/>
    </w:p>
    <w:p w14:paraId="3FC6A7F9" w14:textId="77777777" w:rsidR="006F239E" w:rsidRDefault="00084C13">
      <w:r>
        <w:t>Matter-scoped preservation into a dedicated Preservation System of Record with deterministic resolution and explicit relationship bindings.</w:t>
      </w:r>
    </w:p>
    <w:p w14:paraId="4326DD04" w14:textId="77777777" w:rsidR="006F239E" w:rsidRDefault="00084C13">
      <w:r>
        <w:rPr>
          <w:b/>
        </w:rPr>
        <w:t>Architectural properties:</w:t>
      </w:r>
    </w:p>
    <w:p w14:paraId="44F9A8F6" w14:textId="77777777" w:rsidR="006F239E" w:rsidRDefault="00084C13">
      <w:pPr>
        <w:pStyle w:val="ListBullet"/>
      </w:pPr>
      <w:r>
        <w:t>Preserves point-in-time document state with deterministic as-sent version resolution.</w:t>
      </w:r>
    </w:p>
    <w:p w14:paraId="38D3BC49" w14:textId="77777777" w:rsidR="006F239E" w:rsidRDefault="00084C13">
      <w:pPr>
        <w:pStyle w:val="ListBullet"/>
      </w:pPr>
      <w:r>
        <w:t>Maintains version lineage and stable identifiers.</w:t>
      </w:r>
    </w:p>
    <w:p w14:paraId="2DEB0AF9" w14:textId="77777777" w:rsidR="006F239E" w:rsidRDefault="00084C13">
      <w:pPr>
        <w:pStyle w:val="ListBullet"/>
      </w:pPr>
      <w:r>
        <w:t>Preserves explicit relationship bindings (message ↔ link ↔ file ↔ version).</w:t>
      </w:r>
    </w:p>
    <w:p w14:paraId="2D10ACC1" w14:textId="77777777" w:rsidR="006F239E" w:rsidRDefault="00084C13">
      <w:pPr>
        <w:pStyle w:val="ListBullet"/>
      </w:pPr>
      <w:r>
        <w:t>Records exceptions deterministically with reason codes and retry histories.</w:t>
      </w:r>
    </w:p>
    <w:p w14:paraId="73C027B9" w14:textId="77777777" w:rsidR="006F239E" w:rsidRDefault="00084C13">
      <w:pPr>
        <w:pStyle w:val="ListBullet"/>
      </w:pPr>
      <w:r>
        <w:t>Enables reproducible export from the Preservation System of Record.</w:t>
      </w:r>
    </w:p>
    <w:p w14:paraId="2DC0EC94" w14:textId="77777777" w:rsidR="006F239E" w:rsidRDefault="00084C13">
      <w:r>
        <w:rPr>
          <w:b/>
        </w:rPr>
        <w:t>Tradeoffs:</w:t>
      </w:r>
    </w:p>
    <w:p w14:paraId="5D40B3B8" w14:textId="77777777" w:rsidR="006F239E" w:rsidRDefault="00084C13">
      <w:pPr>
        <w:pStyle w:val="ListBullet"/>
      </w:pPr>
      <w:r>
        <w:t>Requires scoped ingestion effort per matter.</w:t>
      </w:r>
    </w:p>
    <w:p w14:paraId="163B7E67" w14:textId="77777777" w:rsidR="006F239E" w:rsidRDefault="00084C13">
      <w:pPr>
        <w:pStyle w:val="ListBullet"/>
      </w:pPr>
      <w:r>
        <w:t>Requires architectural discipline in scope definition and preservation orchestration.</w:t>
      </w:r>
    </w:p>
    <w:p w14:paraId="036CDFC2" w14:textId="77777777" w:rsidR="006F239E" w:rsidRDefault="00084C13">
      <w:r>
        <w:t>Collect-to-Preserve aligns preservation effort directly to legal relevance. Scope is defined by matter context, custodian and repository relevance, and time bounds. Preservation then captures precisely what is required with deterministic version and relationship fidelity. This approach avoids the common anti-pattern of requiring multi-year tenant backfill before legal teams can rely on the system.</w:t>
      </w:r>
    </w:p>
    <w:p w14:paraId="02D0BAA5" w14:textId="77777777" w:rsidR="006F239E" w:rsidRDefault="00084C13">
      <w:r>
        <w:t>Collect-to-Preserve is the recommended baseline posture for Reconstruction-Grade conformance because it satisfies all core architectural requirements (Sections 3 and 4) by design, while scaling preservation in proportion to legal demand rather than total tenant size.</w:t>
      </w:r>
    </w:p>
    <w:p w14:paraId="1C950304" w14:textId="6F8F5842" w:rsidR="006F239E" w:rsidRDefault="00084C13" w:rsidP="00D50BEC">
      <w:pPr>
        <w:pStyle w:val="Heading3"/>
      </w:pPr>
      <w:bookmarkStart w:id="45" w:name="_Toc223157461"/>
      <w:r>
        <w:t>Posture C</w:t>
      </w:r>
      <w:r w:rsidR="00D50BEC">
        <w:t xml:space="preserve"> - </w:t>
      </w:r>
      <w:r>
        <w:t>Always-On Capture (Defined Populations)</w:t>
      </w:r>
      <w:bookmarkEnd w:id="45"/>
    </w:p>
    <w:p w14:paraId="1BA17757" w14:textId="77777777" w:rsidR="006F239E" w:rsidRDefault="00084C13">
      <w:r>
        <w:t>Continuous preservation for designated high-risk roles, repositories, or custodian populations.</w:t>
      </w:r>
    </w:p>
    <w:p w14:paraId="1C6C08A5" w14:textId="77777777" w:rsidR="006F239E" w:rsidRDefault="00084C13">
      <w:r>
        <w:rPr>
          <w:b/>
        </w:rPr>
        <w:t>Architectural properties:</w:t>
      </w:r>
    </w:p>
    <w:p w14:paraId="779452B7" w14:textId="77777777" w:rsidR="006F239E" w:rsidRDefault="00084C13">
      <w:pPr>
        <w:pStyle w:val="ListBullet"/>
      </w:pPr>
      <w:r>
        <w:t>Reduces context-decay risk for designated cohorts by preserving evidence before a matter arises.</w:t>
      </w:r>
    </w:p>
    <w:p w14:paraId="10364034" w14:textId="77777777" w:rsidR="006F239E" w:rsidRDefault="00084C13">
      <w:pPr>
        <w:pStyle w:val="ListBullet"/>
      </w:pPr>
      <w:r>
        <w:t>Enables incremental footprint expansion governed by policy.</w:t>
      </w:r>
    </w:p>
    <w:p w14:paraId="0C49B8FA" w14:textId="77777777" w:rsidR="006F239E" w:rsidRDefault="00084C13">
      <w:pPr>
        <w:pStyle w:val="ListBullet"/>
      </w:pPr>
      <w:r>
        <w:t>Requires governance clarity: which populations, which artifact types, which retention depth.</w:t>
      </w:r>
    </w:p>
    <w:p w14:paraId="0349F723" w14:textId="77777777" w:rsidR="006F239E" w:rsidRDefault="00084C13">
      <w:r>
        <w:t>Always-On Capture is often deployed in combination with Collect-to-Preserve. The combination allows enterprises to maintain standing preservation for high-risk populations while using matter-scoped collection for all other custodians and repositories.</w:t>
      </w:r>
    </w:p>
    <w:p w14:paraId="479AA28D" w14:textId="07B2F907" w:rsidR="006F239E" w:rsidRDefault="00084C13" w:rsidP="00D50BEC">
      <w:pPr>
        <w:pStyle w:val="Heading3"/>
      </w:pPr>
      <w:bookmarkStart w:id="46" w:name="_Toc223157462"/>
      <w:r>
        <w:t>Posture D</w:t>
      </w:r>
      <w:r w:rsidR="00D50BEC">
        <w:t xml:space="preserve"> - </w:t>
      </w:r>
      <w:r>
        <w:t>Full-Tenant Archive</w:t>
      </w:r>
      <w:bookmarkEnd w:id="46"/>
    </w:p>
    <w:p w14:paraId="125AD4D8" w14:textId="77777777" w:rsidR="006F239E" w:rsidRDefault="00084C13">
      <w:r>
        <w:t>Enterprise-wide continuous capture intended to support broad searchability across all users and repositories.</w:t>
      </w:r>
    </w:p>
    <w:p w14:paraId="41A40FE0" w14:textId="77777777" w:rsidR="006F239E" w:rsidRDefault="00084C13">
      <w:r>
        <w:rPr>
          <w:b/>
        </w:rPr>
        <w:t>Architectural properties:</w:t>
      </w:r>
    </w:p>
    <w:p w14:paraId="4E01E110" w14:textId="77777777" w:rsidR="006F239E" w:rsidRDefault="00084C13">
      <w:pPr>
        <w:pStyle w:val="ListBullet"/>
      </w:pPr>
      <w:r>
        <w:t>Broadest preservation coverage when fully operational.</w:t>
      </w:r>
    </w:p>
    <w:p w14:paraId="3923F0BD" w14:textId="77777777" w:rsidR="006F239E" w:rsidRDefault="00084C13">
      <w:pPr>
        <w:pStyle w:val="ListBullet"/>
      </w:pPr>
      <w:r>
        <w:lastRenderedPageBreak/>
        <w:t>MAY be justified when regulatory or operational mandates require comprehensive, standing capture.</w:t>
      </w:r>
    </w:p>
    <w:p w14:paraId="32D758E7" w14:textId="77777777" w:rsidR="006F239E" w:rsidRDefault="00084C13">
      <w:r>
        <w:rPr>
          <w:b/>
        </w:rPr>
        <w:t>Reconstruction-Grade constraints:</w:t>
      </w:r>
    </w:p>
    <w:p w14:paraId="0A7A7262" w14:textId="77777777" w:rsidR="006F239E" w:rsidRDefault="00084C13">
      <w:pPr>
        <w:pStyle w:val="ListBullet"/>
      </w:pPr>
      <w:r>
        <w:t>Highest storage and indexing footprint, amplified non-linearly by version history, metadata normalization, and resiliency requirements.</w:t>
      </w:r>
    </w:p>
    <w:p w14:paraId="1682D2A0" w14:textId="77777777" w:rsidR="006F239E" w:rsidRDefault="00084C13">
      <w:pPr>
        <w:pStyle w:val="ListBullet"/>
      </w:pPr>
      <w:r>
        <w:t>Longest lead time to complete initial backfill; time-to-operational-state is bounded by platform service limits and ingestion constraints (see Section 5.3), not by archive platform capacity.</w:t>
      </w:r>
    </w:p>
    <w:p w14:paraId="33D7005E" w14:textId="77777777" w:rsidR="006F239E" w:rsidRDefault="00084C13">
      <w:pPr>
        <w:pStyle w:val="ListBullet"/>
      </w:pPr>
      <w:r>
        <w:t>Before ingestion stabilizes, legal teams may be unable to rely on the archive for active matters, creating a gap between deployment and defensible time-to-use.</w:t>
      </w:r>
    </w:p>
    <w:p w14:paraId="5A35F17C" w14:textId="77777777" w:rsidR="006F239E" w:rsidRDefault="00084C13">
      <w:r>
        <w:t>A Full-Tenant Archive that satisfies all Reconstruction-Grade requirements is conforming. However, enterprises SHOULD evaluate whether the time-to-defensible-outcome under this posture meets operational needs relative to Collect-to-Preserve or hybrid approaches.</w:t>
      </w:r>
    </w:p>
    <w:p w14:paraId="627E0BFE" w14:textId="77777777" w:rsidR="006F239E" w:rsidRDefault="00084C13">
      <w:pPr>
        <w:pStyle w:val="Heading2"/>
      </w:pPr>
      <w:bookmarkStart w:id="47" w:name="_Toc223157463"/>
      <w:r>
        <w:t>5.3 Enterprise Scale Constraints</w:t>
      </w:r>
      <w:bookmarkEnd w:id="47"/>
    </w:p>
    <w:p w14:paraId="189F0956" w14:textId="77777777" w:rsidR="006F239E" w:rsidRDefault="00084C13">
      <w:r>
        <w:t xml:space="preserve">All preservation postures operate under the same structural constraints imposed by collaborative cloud platforms. These constraints are inherent properties of the operating environment. A </w:t>
      </w:r>
      <w:proofErr w:type="gramStart"/>
      <w:r>
        <w:t>conforming implementation</w:t>
      </w:r>
      <w:proofErr w:type="gramEnd"/>
      <w:r>
        <w:t xml:space="preserve"> MUST document how it addresses each constraint class.</w:t>
      </w:r>
    </w:p>
    <w:p w14:paraId="2835D799" w14:textId="77777777" w:rsidR="006F239E" w:rsidRDefault="00084C13">
      <w:r>
        <w:rPr>
          <w:b/>
        </w:rPr>
        <w:t xml:space="preserve">Platform service limits. </w:t>
      </w:r>
      <w:r>
        <w:t>Microsoft 365 and similar platforms impose API throttling, rate limits, and concurrency ceilings that bound effective sustained throughput. Time-to-ingest for any preservation posture is governed by these limits, not by archive platform capacity. Implementations MUST account for throttling in capacity planning and MUST NOT assume unthrottled access.</w:t>
      </w:r>
    </w:p>
    <w:p w14:paraId="349CDAA1" w14:textId="77777777" w:rsidR="006F239E" w:rsidRDefault="00084C13">
      <w:r>
        <w:rPr>
          <w:b/>
        </w:rPr>
        <w:t xml:space="preserve">Version proliferation. </w:t>
      </w:r>
      <w:r>
        <w:t>SharePoint and OneDrive version history, metadata normalization, relationship indexes, and resiliency requirements (e.g., geo-redundant immutable storage) can multiply the preserved footprint non-linearly relative to the latest-version corpus. Implementations SHOULD document the effective version multiplier and total footprint assumptions for capacity planning.</w:t>
      </w:r>
    </w:p>
    <w:p w14:paraId="007C285C" w14:textId="77777777" w:rsidR="006F239E" w:rsidRDefault="00084C13">
      <w:r>
        <w:rPr>
          <w:b/>
        </w:rPr>
        <w:t xml:space="preserve">Permissions boundaries. </w:t>
      </w:r>
      <w:r>
        <w:t>Preservation actions require application-level permissions that may not be granted uniformly across all repositories. Permission remediation cycles are a common source of delay and exception volume. Implementations MUST treat permission-denied conditions as structured exceptions (see Section 3.7) and MUST provide remediation workflows.</w:t>
      </w:r>
    </w:p>
    <w:p w14:paraId="36250B0B" w14:textId="77777777" w:rsidR="006F239E" w:rsidRDefault="00084C13">
      <w:r>
        <w:rPr>
          <w:b/>
        </w:rPr>
        <w:t xml:space="preserve">Audit retention windows. </w:t>
      </w:r>
      <w:r>
        <w:t>Audit logs in Microsoft 365 are subject to retention limits that vary by license tier and configuration. Once audit records age out, behavioral evidence is permanently lost. Implementations that depend on audit evidence (RG-Plus and above) MUST document the effective audit retention window and MUST preserve audit records within that window. The system MUST represent audit coverage bounds explicitly (see Section 3.6).</w:t>
      </w:r>
    </w:p>
    <w:p w14:paraId="4625729F" w14:textId="77777777" w:rsidR="006F239E" w:rsidRDefault="00084C13">
      <w:r>
        <w:rPr>
          <w:b/>
        </w:rPr>
        <w:t xml:space="preserve">Network and egress constraints. </w:t>
      </w:r>
      <w:r>
        <w:t>Large-scale data movement is bounded by network bandwidth, egress costs, and geographic data residency requirements. These constraints affect time-to-completion for any preservation posture and are particularly acute for Full-Tenant Archive deployments.</w:t>
      </w:r>
    </w:p>
    <w:p w14:paraId="25AB29F6" w14:textId="77777777" w:rsidR="006F239E" w:rsidRDefault="00084C13">
      <w:pPr>
        <w:pStyle w:val="Heading2"/>
      </w:pPr>
      <w:bookmarkStart w:id="48" w:name="_Toc223157464"/>
      <w:r>
        <w:t>5.4 Time-to-Defensible-Outcome as the Governing Metric</w:t>
      </w:r>
      <w:bookmarkEnd w:id="48"/>
    </w:p>
    <w:p w14:paraId="327580EF" w14:textId="77777777" w:rsidR="006F239E" w:rsidRDefault="00084C13">
      <w:r>
        <w:t xml:space="preserve">The critical operational metric for a Reconstruction-Grade preservation operating model is not total volume preserved. It is </w:t>
      </w:r>
      <w:r>
        <w:rPr>
          <w:i/>
        </w:rPr>
        <w:t>time-to-</w:t>
      </w:r>
      <w:proofErr w:type="gramStart"/>
      <w:r>
        <w:rPr>
          <w:i/>
        </w:rPr>
        <w:t>defensible-outcome</w:t>
      </w:r>
      <w:proofErr w:type="gramEnd"/>
      <w:r>
        <w:t>: the elapsed time from matter trigger to a reproducible, export-ready evidentiary record that satisfies all applicable conformance requirements.</w:t>
      </w:r>
    </w:p>
    <w:p w14:paraId="60E01E00" w14:textId="77777777" w:rsidR="006F239E" w:rsidRDefault="00084C13">
      <w:r>
        <w:lastRenderedPageBreak/>
        <w:t>This metric reflects a practical reality: legal teams cannot defer active matters until a preservation system reaches full operational state. A conforming operating model SHOULD be evaluated against the following:</w:t>
      </w:r>
    </w:p>
    <w:p w14:paraId="10EBC34A" w14:textId="77777777" w:rsidR="006F239E" w:rsidRDefault="00084C13">
      <w:pPr>
        <w:pStyle w:val="ListBullet"/>
      </w:pPr>
      <w:r>
        <w:rPr>
          <w:b/>
        </w:rPr>
        <w:t>Time-to-</w:t>
      </w:r>
      <w:proofErr w:type="gramStart"/>
      <w:r>
        <w:rPr>
          <w:b/>
        </w:rPr>
        <w:t>first-defensible-export</w:t>
      </w:r>
      <w:proofErr w:type="gramEnd"/>
      <w:r>
        <w:rPr>
          <w:b/>
        </w:rPr>
        <w:t xml:space="preserve">. </w:t>
      </w:r>
      <w:r>
        <w:t>How quickly can the system produce a conforming export for a new matter?</w:t>
      </w:r>
    </w:p>
    <w:p w14:paraId="3FAFA6D4" w14:textId="77777777" w:rsidR="006F239E" w:rsidRDefault="00084C13">
      <w:pPr>
        <w:pStyle w:val="ListBullet"/>
      </w:pPr>
      <w:r>
        <w:rPr>
          <w:b/>
        </w:rPr>
        <w:t xml:space="preserve">Scope-to-preservation latency. </w:t>
      </w:r>
      <w:r>
        <w:t>What is the elapsed time from scope definition to completed deterministic capture?</w:t>
      </w:r>
    </w:p>
    <w:p w14:paraId="509FEEA7" w14:textId="77777777" w:rsidR="006F239E" w:rsidRDefault="00084C13">
      <w:pPr>
        <w:pStyle w:val="ListBullet"/>
      </w:pPr>
      <w:r>
        <w:rPr>
          <w:b/>
        </w:rPr>
        <w:t xml:space="preserve">Exception resolution cadence. </w:t>
      </w:r>
      <w:r>
        <w:t>How quickly are structured exceptions triaged and remediated?</w:t>
      </w:r>
    </w:p>
    <w:p w14:paraId="22935C21" w14:textId="77777777" w:rsidR="006F239E" w:rsidRDefault="00084C13">
      <w:pPr>
        <w:pStyle w:val="ListBullet"/>
      </w:pPr>
      <w:r>
        <w:rPr>
          <w:b/>
        </w:rPr>
        <w:t xml:space="preserve">Incremental matter onboarding. </w:t>
      </w:r>
      <w:r>
        <w:t xml:space="preserve">Can additional matters be </w:t>
      </w:r>
      <w:proofErr w:type="gramStart"/>
      <w:r>
        <w:t>onboarded</w:t>
      </w:r>
      <w:proofErr w:type="gramEnd"/>
      <w:r>
        <w:t xml:space="preserve"> without waiting for tenant-wide backfill to </w:t>
      </w:r>
      <w:proofErr w:type="gramStart"/>
      <w:r>
        <w:t>complete</w:t>
      </w:r>
      <w:proofErr w:type="gramEnd"/>
      <w:r>
        <w:t>?</w:t>
      </w:r>
    </w:p>
    <w:p w14:paraId="0A422134" w14:textId="77777777" w:rsidR="006F239E" w:rsidRDefault="00084C13">
      <w:r>
        <w:t>Enterprises SHOULD select the preservation posture (or combination) that minimizes time-to-</w:t>
      </w:r>
      <w:proofErr w:type="gramStart"/>
      <w:r>
        <w:t>defensible-outcome</w:t>
      </w:r>
      <w:proofErr w:type="gramEnd"/>
      <w:r>
        <w:t xml:space="preserve"> for their risk profile and regulatory obligations.</w:t>
      </w:r>
    </w:p>
    <w:p w14:paraId="260078BF" w14:textId="77777777" w:rsidR="006F239E" w:rsidRDefault="00084C13">
      <w:pPr>
        <w:pStyle w:val="Heading2"/>
      </w:pPr>
      <w:bookmarkStart w:id="49" w:name="_Toc223157465"/>
      <w:r>
        <w:t>5.5 Throttling, Retries, and Deterministic Outcomes</w:t>
      </w:r>
      <w:bookmarkEnd w:id="49"/>
    </w:p>
    <w:p w14:paraId="7B24FB58" w14:textId="77777777" w:rsidR="006F239E" w:rsidRDefault="00084C13">
      <w:proofErr w:type="gramStart"/>
      <w:r>
        <w:t>At enterprise</w:t>
      </w:r>
      <w:proofErr w:type="gramEnd"/>
      <w:r>
        <w:t xml:space="preserve"> scale, failures are normal: permission errors, API throttling backoff, transient service faults, file moves and renames, and object lifecycle events are expected operating conditions. Reconstruction-Grade systems MUST treat these conditions as first-class workflow states.</w:t>
      </w:r>
    </w:p>
    <w:p w14:paraId="54CB5581" w14:textId="77777777" w:rsidR="006F239E" w:rsidRDefault="00084C13">
      <w:r>
        <w:t xml:space="preserve">The standard expectation is not </w:t>
      </w:r>
      <w:proofErr w:type="gramStart"/>
      <w:r>
        <w:t>perfection</w:t>
      </w:r>
      <w:proofErr w:type="gramEnd"/>
      <w:r>
        <w:t>. It is determinism and auditability. Every referenced object MUST resolve to one of the following deterministic end states:</w:t>
      </w:r>
    </w:p>
    <w:p w14:paraId="179C1D7E" w14:textId="77777777" w:rsidR="006F239E" w:rsidRDefault="00084C13">
      <w:pPr>
        <w:pStyle w:val="ListBullet"/>
      </w:pPr>
      <w:r>
        <w:rPr>
          <w:b/>
        </w:rPr>
        <w:t xml:space="preserve">Preserved content. </w:t>
      </w:r>
      <w:r>
        <w:t>The object was successfully collected with stable identifiers, version metadata, and relationship bindings.</w:t>
      </w:r>
    </w:p>
    <w:p w14:paraId="5B242644" w14:textId="77777777" w:rsidR="006F239E" w:rsidRDefault="00084C13">
      <w:pPr>
        <w:pStyle w:val="ListBullet"/>
      </w:pPr>
      <w:r>
        <w:rPr>
          <w:b/>
        </w:rPr>
        <w:t xml:space="preserve">Structured exception record. </w:t>
      </w:r>
      <w:r>
        <w:t>The object could not be collected. The system has recorded the original reference, stable identifiers (if resolvable), a normalized reason code, complete retry history, and a deterministic end-state classification.</w:t>
      </w:r>
    </w:p>
    <w:p w14:paraId="14DCE116" w14:textId="77777777" w:rsidR="006F239E" w:rsidRDefault="00084C13">
      <w:r>
        <w:t>There are no silent drops. When preservation outcomes are explicit and reproducible, defensibility becomes an architectural property of the system rather than a function of operator narrative.</w:t>
      </w:r>
    </w:p>
    <w:p w14:paraId="78B3CF6C" w14:textId="77777777" w:rsidR="006F239E" w:rsidRDefault="006F239E"/>
    <w:p w14:paraId="2529588C" w14:textId="77777777" w:rsidR="008C47A7" w:rsidRDefault="008C47A7" w:rsidP="008C47A7">
      <w:pPr>
        <w:pStyle w:val="Heading1"/>
      </w:pPr>
      <w:bookmarkStart w:id="50" w:name="_Toc223157466"/>
      <w:r w:rsidRPr="008C47A7">
        <w:t>6. Measurable Evaluation Framework</w:t>
      </w:r>
      <w:bookmarkEnd w:id="50"/>
      <w:r w:rsidRPr="008C47A7">
        <w:t xml:space="preserve"> </w:t>
      </w:r>
    </w:p>
    <w:p w14:paraId="3E36C581" w14:textId="77777777" w:rsidR="008C47A7" w:rsidRPr="008C47A7" w:rsidRDefault="008C47A7" w:rsidP="008C47A7">
      <w:r w:rsidRPr="008C47A7">
        <w:t>A new category only matters if it can be evaluated. This section provides a practical framework for assessing whether a platform is Reconstruction-Grade.</w:t>
      </w:r>
    </w:p>
    <w:p w14:paraId="5643CD1D" w14:textId="77777777" w:rsidR="008C47A7" w:rsidRPr="008C47A7" w:rsidRDefault="008C47A7" w:rsidP="008C47A7">
      <w:pPr>
        <w:pStyle w:val="Heading2"/>
      </w:pPr>
      <w:bookmarkStart w:id="51" w:name="_Toc223157467"/>
      <w:r w:rsidRPr="008C47A7">
        <w:t>6.1 Evaluation Categories</w:t>
      </w:r>
      <w:bookmarkEnd w:id="51"/>
    </w:p>
    <w:p w14:paraId="0220B6EB" w14:textId="77777777" w:rsidR="008C47A7" w:rsidRPr="008C47A7" w:rsidRDefault="008C47A7" w:rsidP="008C47A7">
      <w:r w:rsidRPr="008C47A7">
        <w:rPr>
          <w:b/>
          <w:bCs/>
        </w:rPr>
        <w:t>Point-in-time resolution</w:t>
      </w:r>
      <w:r w:rsidRPr="008C47A7">
        <w:br/>
        <w:t>Can the system deterministically resolve document state at or before an event timestamp (e.g., message send time)?</w:t>
      </w:r>
    </w:p>
    <w:p w14:paraId="3C15FFA2" w14:textId="77777777" w:rsidR="008C47A7" w:rsidRPr="008C47A7" w:rsidRDefault="008C47A7" w:rsidP="008C47A7">
      <w:r w:rsidRPr="008C47A7">
        <w:rPr>
          <w:b/>
          <w:bCs/>
        </w:rPr>
        <w:t>Stable identifiers</w:t>
      </w:r>
      <w:r w:rsidRPr="008C47A7">
        <w:br/>
        <w:t>Does the system preserve platform-native IDs sufficient to re-resolve objects despite URL changes, moves, or renames?</w:t>
      </w:r>
    </w:p>
    <w:p w14:paraId="32FCAE6A" w14:textId="77777777" w:rsidR="008C47A7" w:rsidRPr="008C47A7" w:rsidRDefault="008C47A7" w:rsidP="008C47A7">
      <w:r w:rsidRPr="008C47A7">
        <w:rPr>
          <w:b/>
          <w:bCs/>
        </w:rPr>
        <w:t>Relationship integrity</w:t>
      </w:r>
      <w:r w:rsidRPr="008C47A7">
        <w:br/>
        <w:t>Does the system preserve explicit message ↔ link ↔ file ↔ version relationships and export them without collapsing context?</w:t>
      </w:r>
    </w:p>
    <w:p w14:paraId="22BBEAB5" w14:textId="77777777" w:rsidR="008C47A7" w:rsidRPr="008C47A7" w:rsidRDefault="008C47A7" w:rsidP="008C47A7">
      <w:r w:rsidRPr="008C47A7">
        <w:rPr>
          <w:b/>
          <w:bCs/>
        </w:rPr>
        <w:lastRenderedPageBreak/>
        <w:t>Identity over time</w:t>
      </w:r>
      <w:r w:rsidRPr="008C47A7">
        <w:br/>
        <w:t>Can the system reconstruct role, department, manager, and group membership as-of a historical date?</w:t>
      </w:r>
    </w:p>
    <w:p w14:paraId="1E27DF33" w14:textId="77777777" w:rsidR="008C47A7" w:rsidRPr="008C47A7" w:rsidRDefault="008C47A7" w:rsidP="008C47A7">
      <w:r w:rsidRPr="008C47A7">
        <w:rPr>
          <w:b/>
          <w:bCs/>
        </w:rPr>
        <w:t>Behavior evidence</w:t>
      </w:r>
      <w:r w:rsidRPr="008C47A7">
        <w:br/>
        <w:t>Does the system ingest audit evidence and correlate observed interaction to preserved objects and versions, with explicit boundedness?</w:t>
      </w:r>
    </w:p>
    <w:p w14:paraId="7AAA58E7" w14:textId="77777777" w:rsidR="008C47A7" w:rsidRPr="008C47A7" w:rsidRDefault="008C47A7" w:rsidP="008C47A7">
      <w:r w:rsidRPr="008C47A7">
        <w:rPr>
          <w:b/>
          <w:bCs/>
        </w:rPr>
        <w:t>Deterministic exceptions</w:t>
      </w:r>
      <w:r w:rsidRPr="008C47A7">
        <w:br/>
        <w:t>Are failures explicit, reason-coded, and auditable with retry histories and deterministic end states?</w:t>
      </w:r>
    </w:p>
    <w:p w14:paraId="74218AA7" w14:textId="77777777" w:rsidR="008C47A7" w:rsidRPr="008C47A7" w:rsidRDefault="008C47A7" w:rsidP="008C47A7">
      <w:r w:rsidRPr="008C47A7">
        <w:rPr>
          <w:b/>
          <w:bCs/>
        </w:rPr>
        <w:t>Reproducible exports</w:t>
      </w:r>
      <w:r w:rsidRPr="008C47A7">
        <w:br/>
        <w:t>Are exports repeatable with manifests, hashes, and complete traceability of scope and exceptions?</w:t>
      </w:r>
    </w:p>
    <w:p w14:paraId="45D128DF" w14:textId="77777777" w:rsidR="008C47A7" w:rsidRPr="008C47A7" w:rsidRDefault="008C47A7" w:rsidP="008C47A7">
      <w:pPr>
        <w:pStyle w:val="Heading2"/>
      </w:pPr>
      <w:bookmarkStart w:id="52" w:name="_Toc223157468"/>
      <w:r w:rsidRPr="008C47A7">
        <w:t>6.2 Conformance Levels</w:t>
      </w:r>
      <w:bookmarkEnd w:id="52"/>
    </w:p>
    <w:p w14:paraId="0419C4C3" w14:textId="77777777" w:rsidR="008C47A7" w:rsidRPr="008C47A7" w:rsidRDefault="008C47A7" w:rsidP="008C47A7">
      <w:r w:rsidRPr="008C47A7">
        <w:t>To support incremental adoption, this document defines three conformance levels.</w:t>
      </w:r>
    </w:p>
    <w:p w14:paraId="6B9E26D5" w14:textId="77777777" w:rsidR="008C47A7" w:rsidRPr="008C47A7" w:rsidRDefault="008C47A7" w:rsidP="008C47A7">
      <w:r w:rsidRPr="008C47A7">
        <w:rPr>
          <w:b/>
          <w:bCs/>
        </w:rPr>
        <w:t>RG-Core (Baseline Reconstruction-Grade)</w:t>
      </w:r>
      <w:r w:rsidRPr="008C47A7">
        <w:br/>
        <w:t>A system qualifies for RG-Core only if it satisfies deterministic point-in-time resolution, stable identifier preservation, relationship export integrity, deterministic exception handling, and reproducible export manifests.</w:t>
      </w:r>
    </w:p>
    <w:p w14:paraId="2D44A9D9" w14:textId="77777777" w:rsidR="008C47A7" w:rsidRPr="008C47A7" w:rsidRDefault="008C47A7" w:rsidP="008C47A7">
      <w:r w:rsidRPr="008C47A7">
        <w:rPr>
          <w:b/>
          <w:bCs/>
        </w:rPr>
        <w:t>RG-Plus (Identity + Behavior Conformance)</w:t>
      </w:r>
      <w:r w:rsidRPr="008C47A7">
        <w:br/>
        <w:t>RG-Plus adds effective-dated identity reconstruction and audit-evidence ingestion/correlation with explicit boundedness reporting.</w:t>
      </w:r>
    </w:p>
    <w:p w14:paraId="3E34B609" w14:textId="77777777" w:rsidR="008C47A7" w:rsidRPr="008C47A7" w:rsidRDefault="008C47A7" w:rsidP="008C47A7">
      <w:r w:rsidRPr="008C47A7">
        <w:rPr>
          <w:b/>
          <w:bCs/>
        </w:rPr>
        <w:t>RG-Max (Expanded Reconstruction Depth)</w:t>
      </w:r>
      <w:r w:rsidRPr="008C47A7">
        <w:br/>
        <w:t>RG-Max adds accessed-version analysis (where audit supports it), expanded artifact coverage (pages/lists/Loop/etc.), and advanced validation routines (referential integrity scoring, coverage gap alerting, and multi-profile export without semantic drift).</w:t>
      </w:r>
    </w:p>
    <w:p w14:paraId="073846B3" w14:textId="77777777" w:rsidR="008C47A7" w:rsidRPr="008C47A7" w:rsidRDefault="008C47A7" w:rsidP="008C47A7">
      <w:r w:rsidRPr="008C47A7">
        <w:t>Enterprises may require RG-Core as the minimum and treat RG-Plus/RG-Max as maturity goals.</w:t>
      </w:r>
    </w:p>
    <w:p w14:paraId="14FCE2D3" w14:textId="77777777" w:rsidR="006F239E" w:rsidRDefault="00084C13">
      <w:r>
        <w:rPr>
          <w:b/>
        </w:rPr>
        <w:t xml:space="preserve">Note: </w:t>
      </w:r>
      <w:r>
        <w:rPr>
          <w:i/>
        </w:rPr>
        <w:t>Conformance levels are formally specified with full requirement mappings in Appendix B, Section B.0. The descriptions above are informative summaries.</w:t>
      </w:r>
    </w:p>
    <w:p w14:paraId="4496690E" w14:textId="77777777" w:rsidR="008C47A7" w:rsidRPr="008C47A7" w:rsidRDefault="008C47A7" w:rsidP="008C47A7">
      <w:pPr>
        <w:pStyle w:val="Heading2"/>
      </w:pPr>
      <w:bookmarkStart w:id="53" w:name="_Toc223157469"/>
      <w:r w:rsidRPr="008C47A7">
        <w:t>6.3 Minimum Conformance Tests</w:t>
      </w:r>
      <w:bookmarkEnd w:id="53"/>
    </w:p>
    <w:p w14:paraId="594924F6" w14:textId="77777777" w:rsidR="008C47A7" w:rsidRPr="008C47A7" w:rsidRDefault="008C47A7" w:rsidP="008C47A7">
      <w:r w:rsidRPr="008C47A7">
        <w:t>Enterprises should require a small battery of conformance tests. Reconstruction-Grade claims should be demonstrable with controlled scenarios.</w:t>
      </w:r>
    </w:p>
    <w:p w14:paraId="661BDA44" w14:textId="77777777" w:rsidR="008C47A7" w:rsidRPr="008C47A7" w:rsidRDefault="008C47A7" w:rsidP="008C47A7">
      <w:r w:rsidRPr="008C47A7">
        <w:rPr>
          <w:b/>
          <w:bCs/>
        </w:rPr>
        <w:t>T-01 As-sent resolution</w:t>
      </w:r>
      <w:r w:rsidRPr="008C47A7">
        <w:br/>
        <w:t>Create a document with multiple versions; send a Teams/email link at t0; modify at t1; export must produce v≤t0.</w:t>
      </w:r>
    </w:p>
    <w:p w14:paraId="559147EE" w14:textId="77777777" w:rsidR="008C47A7" w:rsidRPr="008C47A7" w:rsidRDefault="008C47A7" w:rsidP="008C47A7">
      <w:r w:rsidRPr="008C47A7">
        <w:rPr>
          <w:b/>
          <w:bCs/>
        </w:rPr>
        <w:t>T-02 Link canonicalization</w:t>
      </w:r>
      <w:r w:rsidRPr="008C47A7">
        <w:br/>
        <w:t>Use sharing links, redirect patterns, and renamed/moved objects; export must still resolve using stable IDs.</w:t>
      </w:r>
    </w:p>
    <w:p w14:paraId="41815E83" w14:textId="77777777" w:rsidR="008C47A7" w:rsidRPr="008C47A7" w:rsidRDefault="008C47A7" w:rsidP="008C47A7">
      <w:r w:rsidRPr="008C47A7">
        <w:rPr>
          <w:b/>
          <w:bCs/>
        </w:rPr>
        <w:t>T-03 Relationship integrity</w:t>
      </w:r>
      <w:r w:rsidRPr="008C47A7">
        <w:br/>
        <w:t>Single message references multiple objects; export must preserve parent-child mappings and relationship types.</w:t>
      </w:r>
    </w:p>
    <w:p w14:paraId="1B139465" w14:textId="77777777" w:rsidR="008C47A7" w:rsidRPr="008C47A7" w:rsidRDefault="008C47A7" w:rsidP="008C47A7">
      <w:r w:rsidRPr="008C47A7">
        <w:rPr>
          <w:b/>
          <w:bCs/>
        </w:rPr>
        <w:t>T-04 Identity as-of</w:t>
      </w:r>
      <w:r w:rsidRPr="008C47A7">
        <w:br/>
        <w:t xml:space="preserve">Change a user’s department and group </w:t>
      </w:r>
      <w:proofErr w:type="gramStart"/>
      <w:r w:rsidRPr="008C47A7">
        <w:t>membership;</w:t>
      </w:r>
      <w:proofErr w:type="gramEnd"/>
      <w:r w:rsidRPr="008C47A7">
        <w:t xml:space="preserve"> as-of queries must reflect historical state.</w:t>
      </w:r>
    </w:p>
    <w:p w14:paraId="5930A122" w14:textId="77777777" w:rsidR="008C47A7" w:rsidRPr="008C47A7" w:rsidRDefault="008C47A7" w:rsidP="008C47A7">
      <w:r w:rsidRPr="008C47A7">
        <w:rPr>
          <w:b/>
          <w:bCs/>
        </w:rPr>
        <w:lastRenderedPageBreak/>
        <w:t>T-05 Access evidence (bounded)</w:t>
      </w:r>
      <w:r w:rsidRPr="008C47A7">
        <w:br/>
        <w:t xml:space="preserve">Generate view/edit events; system must correlate audit events to objects/versions </w:t>
      </w:r>
      <w:r w:rsidRPr="008C47A7">
        <w:rPr>
          <w:b/>
          <w:bCs/>
        </w:rPr>
        <w:t>and report coverage bounds</w:t>
      </w:r>
      <w:r w:rsidRPr="008C47A7">
        <w:t>.</w:t>
      </w:r>
    </w:p>
    <w:p w14:paraId="39A28944" w14:textId="77777777" w:rsidR="008C47A7" w:rsidRPr="008C47A7" w:rsidRDefault="008C47A7" w:rsidP="008C47A7">
      <w:r w:rsidRPr="008C47A7">
        <w:rPr>
          <w:b/>
          <w:bCs/>
        </w:rPr>
        <w:t>T-06 Exception determinism</w:t>
      </w:r>
      <w:r w:rsidRPr="008C47A7">
        <w:br/>
        <w:t>Force a permission denial; system must produce a structured exception record with retries and reason code.</w:t>
      </w:r>
    </w:p>
    <w:p w14:paraId="2B78CF78" w14:textId="77777777" w:rsidR="008C47A7" w:rsidRPr="008C47A7" w:rsidRDefault="008C47A7" w:rsidP="008C47A7">
      <w:r w:rsidRPr="008C47A7">
        <w:rPr>
          <w:b/>
          <w:bCs/>
        </w:rPr>
        <w:t>T-07 Export reproducibility</w:t>
      </w:r>
      <w:r w:rsidRPr="008C47A7">
        <w:br/>
        <w:t xml:space="preserve">Run export twice; manifests and hashes must </w:t>
      </w:r>
      <w:proofErr w:type="gramStart"/>
      <w:r w:rsidRPr="008C47A7">
        <w:t>match</w:t>
      </w:r>
      <w:proofErr w:type="gramEnd"/>
      <w:r w:rsidRPr="008C47A7">
        <w:t xml:space="preserve"> and exceptions must be stable and explainable.</w:t>
      </w:r>
    </w:p>
    <w:p w14:paraId="54BBF94C" w14:textId="77777777" w:rsidR="008C47A7" w:rsidRPr="008C47A7" w:rsidRDefault="008C47A7" w:rsidP="008C47A7"/>
    <w:p w14:paraId="4A57B61F" w14:textId="77777777" w:rsidR="006F239E" w:rsidRDefault="00084C13">
      <w:pPr>
        <w:pStyle w:val="Heading1"/>
      </w:pPr>
      <w:bookmarkStart w:id="54" w:name="_Toc223157470"/>
      <w:r>
        <w:t>7. Standard Governance and Adoption</w:t>
      </w:r>
      <w:bookmarkEnd w:id="54"/>
    </w:p>
    <w:p w14:paraId="21F2911D" w14:textId="77777777" w:rsidR="006F239E" w:rsidRDefault="00084C13">
      <w:r>
        <w:t>Reconstruction-Grade eDiscovery is not a product. It is a standard of evidence architecture. The goal is to define measurable criteria that enterprises, service providers, and technology vendors can evaluate and implement independently.</w:t>
      </w:r>
    </w:p>
    <w:p w14:paraId="71B5D4CE" w14:textId="77777777" w:rsidR="006F239E" w:rsidRDefault="00084C13">
      <w:pPr>
        <w:pStyle w:val="Heading2"/>
      </w:pPr>
      <w:bookmarkStart w:id="55" w:name="_Toc223157471"/>
      <w:r>
        <w:t>7.1 Why a Standard Is Needed</w:t>
      </w:r>
      <w:bookmarkEnd w:id="55"/>
    </w:p>
    <w:p w14:paraId="67B1E9C8" w14:textId="77777777" w:rsidR="006F239E" w:rsidRDefault="00084C13">
      <w:r>
        <w:t>Collaborative evidence has outgrown ad hoc interpretation. When each matter invents its own reconstruction logic, outcomes become inconsistent and defensibility becomes fragile. A standard provides shared definitions, shared test criteria, and a baseline for proportional reasonableness under scrutiny.</w:t>
      </w:r>
    </w:p>
    <w:p w14:paraId="2F627CBE" w14:textId="77777777" w:rsidR="006F239E" w:rsidRDefault="00084C13">
      <w:pPr>
        <w:pStyle w:val="Heading2"/>
      </w:pPr>
      <w:bookmarkStart w:id="56" w:name="_Toc223157472"/>
      <w:r>
        <w:t>7.2 Standard Artifacts</w:t>
      </w:r>
      <w:bookmarkEnd w:id="56"/>
    </w:p>
    <w:p w14:paraId="70584BC1" w14:textId="77777777" w:rsidR="006F239E" w:rsidRDefault="00084C13">
      <w:r>
        <w:t>The Reconstruction-Grade Standard comprises the following artifacts:</w:t>
      </w:r>
    </w:p>
    <w:p w14:paraId="065F16F0" w14:textId="77777777" w:rsidR="006F239E" w:rsidRDefault="00084C13" w:rsidP="00E14C02">
      <w:pPr>
        <w:pStyle w:val="ListParagraph"/>
        <w:numPr>
          <w:ilvl w:val="0"/>
          <w:numId w:val="43"/>
        </w:numPr>
        <w:pPrChange w:id="57" w:author="Adam Feher" w:date="2026-03-01T14:06:00Z" w16du:dateUtc="2026-03-01T19:06:00Z">
          <w:pPr>
            <w:pStyle w:val="ListParagraph"/>
          </w:pPr>
        </w:pPrChange>
      </w:pPr>
      <w:proofErr w:type="gramStart"/>
      <w:r>
        <w:t>A normative requirements</w:t>
      </w:r>
      <w:proofErr w:type="gramEnd"/>
      <w:r>
        <w:t xml:space="preserve"> set (RGR series, Appendix B) defining what a Reconstruction-Grade system MUST preserve and produce.</w:t>
      </w:r>
    </w:p>
    <w:p w14:paraId="08FFB75A" w14:textId="77777777" w:rsidR="006F239E" w:rsidRDefault="00084C13" w:rsidP="00E14C02">
      <w:pPr>
        <w:pStyle w:val="ListParagraph"/>
        <w:numPr>
          <w:ilvl w:val="0"/>
          <w:numId w:val="43"/>
        </w:numPr>
        <w:pPrChange w:id="58" w:author="Adam Feher" w:date="2026-03-01T14:06:00Z" w16du:dateUtc="2026-03-01T19:06:00Z">
          <w:pPr>
            <w:pStyle w:val="ListParagraph"/>
          </w:pPr>
        </w:pPrChange>
      </w:pPr>
      <w:r>
        <w:t>A conformance test suite (Section 6.3) with repeatable scenarios covering modern attachments, identity drift, audit correlation, and exception determinism.</w:t>
      </w:r>
    </w:p>
    <w:p w14:paraId="5529BA15" w14:textId="77777777" w:rsidR="006F239E" w:rsidRDefault="00084C13" w:rsidP="00E14C02">
      <w:pPr>
        <w:pStyle w:val="ListParagraph"/>
        <w:numPr>
          <w:ilvl w:val="0"/>
          <w:numId w:val="43"/>
        </w:numPr>
        <w:pPrChange w:id="59" w:author="Adam Feher" w:date="2026-03-01T14:06:00Z" w16du:dateUtc="2026-03-01T19:06:00Z">
          <w:pPr>
            <w:pStyle w:val="ListParagraph"/>
          </w:pPr>
        </w:pPrChange>
      </w:pPr>
      <w:r>
        <w:t>A reference data model (evidence graph) describing objects, relationships, and required metadata.</w:t>
      </w:r>
    </w:p>
    <w:p w14:paraId="3CD48EEC" w14:textId="77777777" w:rsidR="006F239E" w:rsidRDefault="00084C13" w:rsidP="00E14C02">
      <w:pPr>
        <w:pStyle w:val="ListParagraph"/>
        <w:numPr>
          <w:ilvl w:val="0"/>
          <w:numId w:val="43"/>
        </w:numPr>
        <w:pPrChange w:id="60" w:author="Adam Feher" w:date="2026-03-01T14:06:00Z" w16du:dateUtc="2026-03-01T19:06:00Z">
          <w:pPr>
            <w:pStyle w:val="ListParagraph"/>
          </w:pPr>
        </w:pPrChange>
      </w:pPr>
      <w:r>
        <w:t>A reference export profile (Appendix C) specifying manifest structure, hashes, and relationship overlays aligned to downstream review systems.</w:t>
      </w:r>
    </w:p>
    <w:p w14:paraId="417BBEAA" w14:textId="77777777" w:rsidR="006F239E" w:rsidRDefault="00084C13" w:rsidP="00E14C02">
      <w:pPr>
        <w:pStyle w:val="ListParagraph"/>
        <w:numPr>
          <w:ilvl w:val="0"/>
          <w:numId w:val="43"/>
        </w:numPr>
        <w:pPrChange w:id="61" w:author="Adam Feher" w:date="2026-03-01T14:06:00Z" w16du:dateUtc="2026-03-01T19:06:00Z">
          <w:pPr>
            <w:pStyle w:val="ListParagraph"/>
          </w:pPr>
        </w:pPrChange>
      </w:pPr>
      <w:r>
        <w:t>An evaluation framework (Section 6 and Appendix G) for vendor and platform assessment.</w:t>
      </w:r>
    </w:p>
    <w:p w14:paraId="434E4BCF" w14:textId="77777777" w:rsidR="006F239E" w:rsidRDefault="00084C13">
      <w:pPr>
        <w:pStyle w:val="Heading2"/>
      </w:pPr>
      <w:bookmarkStart w:id="62" w:name="_Toc223157473"/>
      <w:r>
        <w:t>7.3 Standard Versioning and Change Control</w:t>
      </w:r>
      <w:bookmarkEnd w:id="62"/>
    </w:p>
    <w:p w14:paraId="2DBF2C0D" w14:textId="77777777" w:rsidR="006F239E" w:rsidRDefault="00084C13">
      <w:r>
        <w:t>Collaboration workloads evolve. Teams, Loop, Viva, Copilot-era artifacts, and future Microsoft 365 workloads will introduce new artifact types, new relationship patterns, and new audit signals. The standard MUST evolve with them.</w:t>
      </w:r>
    </w:p>
    <w:p w14:paraId="1A09BF20" w14:textId="77777777" w:rsidR="006F239E" w:rsidRDefault="00084C13">
      <w:r>
        <w:t>The following versioning principles apply:</w:t>
      </w:r>
    </w:p>
    <w:p w14:paraId="02F5DE49" w14:textId="77777777" w:rsidR="006F239E" w:rsidRDefault="00084C13" w:rsidP="00E14C02">
      <w:pPr>
        <w:pStyle w:val="ListParagraph"/>
        <w:numPr>
          <w:ilvl w:val="0"/>
          <w:numId w:val="44"/>
        </w:numPr>
        <w:pPrChange w:id="63" w:author="Adam Feher" w:date="2026-03-01T14:06:00Z" w16du:dateUtc="2026-03-01T19:06:00Z">
          <w:pPr>
            <w:pStyle w:val="ListParagraph"/>
          </w:pPr>
        </w:pPrChange>
      </w:pPr>
      <w:r>
        <w:t>Major versions (e.g., 1.0 → 2.0) indicate breaking changes to conformance requirements. Existing conformance claims MUST be re-evaluated.</w:t>
      </w:r>
    </w:p>
    <w:p w14:paraId="2D5D37B7" w14:textId="77777777" w:rsidR="006F239E" w:rsidRDefault="00084C13" w:rsidP="00E14C02">
      <w:pPr>
        <w:pStyle w:val="ListParagraph"/>
        <w:numPr>
          <w:ilvl w:val="0"/>
          <w:numId w:val="44"/>
        </w:numPr>
        <w:pPrChange w:id="64" w:author="Adam Feher" w:date="2026-03-01T14:06:00Z" w16du:dateUtc="2026-03-01T19:06:00Z">
          <w:pPr>
            <w:pStyle w:val="ListParagraph"/>
          </w:pPr>
        </w:pPrChange>
      </w:pPr>
      <w:r>
        <w:t>Minor versions (e.g., 1.0 → 1.1) add requirements, artifact coverage, or conformance tests without invalidating existing claims.</w:t>
      </w:r>
    </w:p>
    <w:p w14:paraId="6C2F2CDD" w14:textId="77777777" w:rsidR="006F239E" w:rsidRDefault="00084C13" w:rsidP="00E14C02">
      <w:pPr>
        <w:pStyle w:val="ListParagraph"/>
        <w:numPr>
          <w:ilvl w:val="0"/>
          <w:numId w:val="44"/>
        </w:numPr>
        <w:pPrChange w:id="65" w:author="Adam Feher" w:date="2026-03-01T14:06:00Z" w16du:dateUtc="2026-03-01T19:06:00Z">
          <w:pPr>
            <w:pStyle w:val="ListParagraph"/>
          </w:pPr>
        </w:pPrChange>
      </w:pPr>
      <w:r>
        <w:t>Each version MUST include a change log documenting additions, modifications, and deprecations.</w:t>
      </w:r>
    </w:p>
    <w:p w14:paraId="68D912C5" w14:textId="77777777" w:rsidR="006F239E" w:rsidRDefault="00084C13" w:rsidP="00E14C02">
      <w:pPr>
        <w:pStyle w:val="ListParagraph"/>
        <w:numPr>
          <w:ilvl w:val="0"/>
          <w:numId w:val="44"/>
        </w:numPr>
        <w:pPrChange w:id="66" w:author="Adam Feher" w:date="2026-03-01T14:06:00Z" w16du:dateUtc="2026-03-01T19:06:00Z">
          <w:pPr>
            <w:pStyle w:val="ListParagraph"/>
          </w:pPr>
        </w:pPrChange>
      </w:pPr>
      <w:r>
        <w:t>Conformance claims MUST reference a specific standard version.</w:t>
      </w:r>
    </w:p>
    <w:p w14:paraId="6AB1EC66" w14:textId="77777777" w:rsidR="006F239E" w:rsidRDefault="00084C13">
      <w:pPr>
        <w:pStyle w:val="Heading2"/>
      </w:pPr>
      <w:bookmarkStart w:id="67" w:name="_Toc223157474"/>
      <w:r>
        <w:lastRenderedPageBreak/>
        <w:t>7.4 Participation and Validation</w:t>
      </w:r>
      <w:bookmarkEnd w:id="67"/>
    </w:p>
    <w:p w14:paraId="46C70748" w14:textId="77777777" w:rsidR="006F239E" w:rsidRDefault="00084C13">
      <w:r>
        <w:t>A limited number of enterprises are invited to participate in defining and validating the Reconstruction-Grade Standard through an architectural working group focused on measurable criteria for collaborative evidence preservation and reconstruction.</w:t>
      </w:r>
    </w:p>
    <w:p w14:paraId="5C6F2328" w14:textId="77777777" w:rsidR="006F239E" w:rsidRDefault="00084C13">
      <w:r>
        <w:t xml:space="preserve">Founding participants will help validate requirements against real enterprise constraints (scale, throttling, identity systems, regulatory obligations) and contribute to a conformance </w:t>
      </w:r>
      <w:proofErr w:type="gramStart"/>
      <w:r>
        <w:t>test suite</w:t>
      </w:r>
      <w:proofErr w:type="gramEnd"/>
      <w:r>
        <w:t xml:space="preserve"> that reflects the operational reality of modern collaboration environments.</w:t>
      </w:r>
    </w:p>
    <w:p w14:paraId="2EA492BE" w14:textId="6F24AC38" w:rsidR="005819E7" w:rsidRDefault="00084C13">
      <w:r>
        <w:t>Vendors and service providers MAY also participate. Conformance claims</w:t>
      </w:r>
      <w:r w:rsidR="00D50BEC">
        <w:t xml:space="preserve"> - </w:t>
      </w:r>
      <w:r>
        <w:t>by any party</w:t>
      </w:r>
      <w:r w:rsidR="00D50BEC">
        <w:t xml:space="preserve"> - </w:t>
      </w:r>
      <w:r>
        <w:t>SHOULD be evaluated against the published requirements and test suite. The purpose is shared vocabulary, measurable baselines, and repeatable evaluation.</w:t>
      </w:r>
    </w:p>
    <w:p w14:paraId="6CEFDB99" w14:textId="77777777" w:rsidR="005819E7" w:rsidRDefault="005819E7">
      <w:r>
        <w:br w:type="page"/>
      </w:r>
    </w:p>
    <w:p w14:paraId="2823DE8C" w14:textId="77777777" w:rsidR="001C7881" w:rsidRDefault="00414E79" w:rsidP="005F01BC">
      <w:pPr>
        <w:pStyle w:val="Heading1"/>
        <w:jc w:val="both"/>
      </w:pPr>
      <w:bookmarkStart w:id="68" w:name="_Toc223157475"/>
      <w:r>
        <w:lastRenderedPageBreak/>
        <w:t>Appendix A: Glossary</w:t>
      </w:r>
      <w:bookmarkEnd w:id="68"/>
    </w:p>
    <w:p w14:paraId="031D59BC" w14:textId="77777777" w:rsidR="001C7881" w:rsidRDefault="00414E79" w:rsidP="005F01BC">
      <w:pPr>
        <w:jc w:val="both"/>
      </w:pPr>
      <w:r>
        <w:rPr>
          <w:b/>
        </w:rPr>
        <w:t xml:space="preserve">Collaborative evidence: </w:t>
      </w:r>
      <w:r>
        <w:t>Evidence created and used in cloud-native collaboration environments where artifacts are link-based, shared, and continuously revised.</w:t>
      </w:r>
    </w:p>
    <w:p w14:paraId="18082F9B" w14:textId="77777777" w:rsidR="001C7881" w:rsidRDefault="00414E79" w:rsidP="005F01BC">
      <w:pPr>
        <w:jc w:val="both"/>
      </w:pPr>
      <w:r>
        <w:rPr>
          <w:b/>
        </w:rPr>
        <w:t xml:space="preserve">Context gap: </w:t>
      </w:r>
      <w:r>
        <w:t xml:space="preserve">The gap between the artifact (file/message) and the surrounding reality required to answer what </w:t>
      </w:r>
      <w:proofErr w:type="gramStart"/>
      <w:r>
        <w:t>actually happened</w:t>
      </w:r>
      <w:proofErr w:type="gramEnd"/>
      <w:r>
        <w:t>.</w:t>
      </w:r>
    </w:p>
    <w:p w14:paraId="0D170A88" w14:textId="77777777" w:rsidR="001C7881" w:rsidRDefault="00414E79" w:rsidP="005F01BC">
      <w:pPr>
        <w:jc w:val="both"/>
      </w:pPr>
      <w:r>
        <w:rPr>
          <w:b/>
        </w:rPr>
        <w:t xml:space="preserve">Reconstruction: </w:t>
      </w:r>
      <w:r>
        <w:t>The process of deterministically resolving what actors experienced at a specific time, including document state, identity state, and access behavior.</w:t>
      </w:r>
    </w:p>
    <w:p w14:paraId="47FBB6E2" w14:textId="77777777" w:rsidR="001C7881" w:rsidRDefault="00414E79" w:rsidP="005F01BC">
      <w:pPr>
        <w:jc w:val="both"/>
      </w:pPr>
      <w:r>
        <w:rPr>
          <w:b/>
        </w:rPr>
        <w:t xml:space="preserve">Evidence graph: </w:t>
      </w:r>
      <w:r>
        <w:t>A structured representation of evidence objects and their relationships with stable identifiers, timestamps, and provenance.</w:t>
      </w:r>
    </w:p>
    <w:p w14:paraId="1EA3CDC7" w14:textId="77777777" w:rsidR="001C7881" w:rsidRDefault="00414E79" w:rsidP="005F01BC">
      <w:pPr>
        <w:jc w:val="both"/>
      </w:pPr>
      <w:r>
        <w:rPr>
          <w:b/>
        </w:rPr>
        <w:t xml:space="preserve">Collect-to-Preserve: </w:t>
      </w:r>
      <w:r>
        <w:t>An operating model where preservation is triggered by legal relevance and scope, rather than full-tenant archive-first backfill.</w:t>
      </w:r>
    </w:p>
    <w:p w14:paraId="0D19FE53" w14:textId="77777777" w:rsidR="001C7881" w:rsidRDefault="00414E79" w:rsidP="005F01BC">
      <w:pPr>
        <w:jc w:val="both"/>
      </w:pPr>
      <w:r>
        <w:rPr>
          <w:b/>
        </w:rPr>
        <w:t xml:space="preserve">Deterministic end state: </w:t>
      </w:r>
      <w:r>
        <w:t>A completed workflow where all references resolve or are captured as structured exceptions, with no silent drops.</w:t>
      </w:r>
    </w:p>
    <w:p w14:paraId="4D42C9F5"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393E5E04" w14:textId="48C87524" w:rsidR="008C47A7" w:rsidRPr="008C47A7" w:rsidRDefault="008C47A7" w:rsidP="008C47A7">
      <w:pPr>
        <w:pStyle w:val="Heading1"/>
      </w:pPr>
      <w:bookmarkStart w:id="69" w:name="_Toc223157476"/>
      <w:r w:rsidRPr="008C47A7">
        <w:lastRenderedPageBreak/>
        <w:t>Appendix B: Reconstruction-Grade Requirements (RGR)</w:t>
      </w:r>
      <w:bookmarkEnd w:id="69"/>
    </w:p>
    <w:p w14:paraId="28A98B35" w14:textId="77777777" w:rsidR="008C47A7" w:rsidRPr="008C47A7" w:rsidRDefault="008C47A7" w:rsidP="008C47A7">
      <w:r w:rsidRPr="008C47A7">
        <w:t>This appendix defines the normative requirements for Reconstruction-Grade conformance.</w:t>
      </w:r>
    </w:p>
    <w:p w14:paraId="0B4E3C3C" w14:textId="77777777" w:rsidR="008C47A7" w:rsidRPr="008C47A7" w:rsidRDefault="008C47A7" w:rsidP="008C47A7">
      <w:r w:rsidRPr="008C47A7">
        <w:t xml:space="preserve">A system may claim conformance only if it satisfies all </w:t>
      </w:r>
      <w:r w:rsidRPr="008C47A7">
        <w:rPr>
          <w:b/>
          <w:bCs/>
        </w:rPr>
        <w:t>MUST</w:t>
      </w:r>
      <w:r w:rsidRPr="008C47A7">
        <w:t xml:space="preserve"> requirements applicable to the declared conformance level.</w:t>
      </w:r>
    </w:p>
    <w:p w14:paraId="53698451" w14:textId="77777777" w:rsidR="008C47A7" w:rsidRPr="008C47A7" w:rsidRDefault="00000000" w:rsidP="008C47A7">
      <w:r>
        <w:pict w14:anchorId="6B26C448">
          <v:rect id="_x0000_i1028" style="width:0;height:1.5pt" o:hralign="center" o:hrstd="t" o:hr="t" fillcolor="#a0a0a0" stroked="f"/>
        </w:pict>
      </w:r>
    </w:p>
    <w:p w14:paraId="1205EBF3" w14:textId="77777777" w:rsidR="008C47A7" w:rsidRPr="008C47A7" w:rsidRDefault="008C47A7" w:rsidP="008C47A7">
      <w:pPr>
        <w:pStyle w:val="Heading2"/>
      </w:pPr>
      <w:bookmarkStart w:id="70" w:name="_Toc223157477"/>
      <w:r w:rsidRPr="008C47A7">
        <w:t>B.0 Conformance Levels</w:t>
      </w:r>
      <w:bookmarkEnd w:id="70"/>
    </w:p>
    <w:p w14:paraId="08397890" w14:textId="77777777" w:rsidR="008C47A7" w:rsidRPr="008C47A7" w:rsidRDefault="008C47A7" w:rsidP="008C47A7">
      <w:r w:rsidRPr="008C47A7">
        <w:t>To support incremental adoption while maintaining architectural rigor, this standard defines three conformance levels.</w:t>
      </w:r>
    </w:p>
    <w:p w14:paraId="1FD2D108" w14:textId="77777777" w:rsidR="008C47A7" w:rsidRPr="008C47A7" w:rsidRDefault="008C47A7" w:rsidP="008C47A7">
      <w:pPr>
        <w:rPr>
          <w:b/>
          <w:bCs/>
        </w:rPr>
      </w:pPr>
      <w:r w:rsidRPr="008C47A7">
        <w:rPr>
          <w:b/>
          <w:bCs/>
        </w:rPr>
        <w:t>RG-Core (Baseline Reconstruction-Grade)</w:t>
      </w:r>
    </w:p>
    <w:p w14:paraId="75A9D387" w14:textId="77777777" w:rsidR="008C47A7" w:rsidRPr="008C47A7" w:rsidRDefault="008C47A7" w:rsidP="008C47A7">
      <w:r w:rsidRPr="008C47A7">
        <w:t>A system qualifies as RG-Core only if it satisfies all MUST requirements in the following domains:</w:t>
      </w:r>
    </w:p>
    <w:p w14:paraId="0F24E805" w14:textId="77777777" w:rsidR="008C47A7" w:rsidRPr="008C47A7" w:rsidRDefault="008C47A7" w:rsidP="008C47A7">
      <w:pPr>
        <w:numPr>
          <w:ilvl w:val="0"/>
          <w:numId w:val="33"/>
        </w:numPr>
      </w:pPr>
      <w:r w:rsidRPr="008C47A7">
        <w:t>Deterministic document state resolution</w:t>
      </w:r>
    </w:p>
    <w:p w14:paraId="15E5B29A" w14:textId="77777777" w:rsidR="008C47A7" w:rsidRPr="008C47A7" w:rsidRDefault="008C47A7" w:rsidP="008C47A7">
      <w:pPr>
        <w:numPr>
          <w:ilvl w:val="0"/>
          <w:numId w:val="33"/>
        </w:numPr>
      </w:pPr>
      <w:r w:rsidRPr="008C47A7">
        <w:t>Stable identifier preservation</w:t>
      </w:r>
    </w:p>
    <w:p w14:paraId="28018CEC" w14:textId="77777777" w:rsidR="008C47A7" w:rsidRPr="008C47A7" w:rsidRDefault="008C47A7" w:rsidP="008C47A7">
      <w:pPr>
        <w:numPr>
          <w:ilvl w:val="0"/>
          <w:numId w:val="33"/>
        </w:numPr>
      </w:pPr>
      <w:r w:rsidRPr="008C47A7">
        <w:t>Explicit relationship preservation</w:t>
      </w:r>
    </w:p>
    <w:p w14:paraId="5E87FE71" w14:textId="77777777" w:rsidR="008C47A7" w:rsidRPr="008C47A7" w:rsidRDefault="008C47A7" w:rsidP="008C47A7">
      <w:pPr>
        <w:numPr>
          <w:ilvl w:val="0"/>
          <w:numId w:val="33"/>
        </w:numPr>
      </w:pPr>
      <w:r w:rsidRPr="008C47A7">
        <w:t>Deterministic exception handling</w:t>
      </w:r>
    </w:p>
    <w:p w14:paraId="2239248C" w14:textId="77777777" w:rsidR="008C47A7" w:rsidRPr="008C47A7" w:rsidRDefault="008C47A7" w:rsidP="008C47A7">
      <w:pPr>
        <w:numPr>
          <w:ilvl w:val="0"/>
          <w:numId w:val="33"/>
        </w:numPr>
      </w:pPr>
      <w:r w:rsidRPr="008C47A7">
        <w:t>Reproducible exports with manifest and hashes</w:t>
      </w:r>
    </w:p>
    <w:p w14:paraId="053BCD21" w14:textId="77777777" w:rsidR="008C47A7" w:rsidRPr="008C47A7" w:rsidRDefault="008C47A7" w:rsidP="008C47A7">
      <w:pPr>
        <w:numPr>
          <w:ilvl w:val="0"/>
          <w:numId w:val="33"/>
        </w:numPr>
      </w:pPr>
      <w:r w:rsidRPr="008C47A7">
        <w:t>Immutable preservation and scope ledger</w:t>
      </w:r>
    </w:p>
    <w:p w14:paraId="62391C4A" w14:textId="77777777" w:rsidR="008C47A7" w:rsidRPr="008C47A7" w:rsidRDefault="008C47A7" w:rsidP="008C47A7">
      <w:r w:rsidRPr="008C47A7">
        <w:t>RG-Core establishes deterministic reconstruction without requiring advanced identity or audit correlation.</w:t>
      </w:r>
    </w:p>
    <w:p w14:paraId="43FF30A7" w14:textId="77777777" w:rsidR="008C47A7" w:rsidRPr="008C47A7" w:rsidRDefault="00000000" w:rsidP="008C47A7">
      <w:r>
        <w:pict w14:anchorId="4944DD8A">
          <v:rect id="_x0000_i1029" style="width:0;height:1.5pt" o:hralign="center" o:hrstd="t" o:hr="t" fillcolor="#a0a0a0" stroked="f"/>
        </w:pict>
      </w:r>
    </w:p>
    <w:p w14:paraId="2FFA547B" w14:textId="77777777" w:rsidR="008C47A7" w:rsidRPr="008C47A7" w:rsidRDefault="008C47A7" w:rsidP="008C47A7">
      <w:pPr>
        <w:rPr>
          <w:b/>
          <w:bCs/>
        </w:rPr>
      </w:pPr>
      <w:r w:rsidRPr="008C47A7">
        <w:rPr>
          <w:b/>
          <w:bCs/>
        </w:rPr>
        <w:t>RG-Plus (Identity + Behavior Conformance)</w:t>
      </w:r>
    </w:p>
    <w:p w14:paraId="3187B60C" w14:textId="77777777" w:rsidR="008C47A7" w:rsidRPr="008C47A7" w:rsidRDefault="008C47A7" w:rsidP="008C47A7">
      <w:r w:rsidRPr="008C47A7">
        <w:t>RG-Plus requires all RG-Core requirements plus:</w:t>
      </w:r>
    </w:p>
    <w:p w14:paraId="3E5FA926" w14:textId="77777777" w:rsidR="008C47A7" w:rsidRPr="008C47A7" w:rsidRDefault="008C47A7" w:rsidP="008C47A7">
      <w:pPr>
        <w:numPr>
          <w:ilvl w:val="0"/>
          <w:numId w:val="34"/>
        </w:numPr>
      </w:pPr>
      <w:r w:rsidRPr="008C47A7">
        <w:t>Effective-dated identity reconstruction</w:t>
      </w:r>
    </w:p>
    <w:p w14:paraId="76E8F8E2" w14:textId="77777777" w:rsidR="008C47A7" w:rsidRPr="008C47A7" w:rsidRDefault="008C47A7" w:rsidP="008C47A7">
      <w:pPr>
        <w:numPr>
          <w:ilvl w:val="0"/>
          <w:numId w:val="34"/>
        </w:numPr>
      </w:pPr>
      <w:r w:rsidRPr="008C47A7">
        <w:t>Historical membership reconstruction (bounded by available data)</w:t>
      </w:r>
    </w:p>
    <w:p w14:paraId="62A0ED63" w14:textId="77777777" w:rsidR="008C47A7" w:rsidRPr="008C47A7" w:rsidRDefault="008C47A7" w:rsidP="008C47A7">
      <w:pPr>
        <w:numPr>
          <w:ilvl w:val="0"/>
          <w:numId w:val="34"/>
        </w:numPr>
      </w:pPr>
      <w:r w:rsidRPr="008C47A7">
        <w:t>Audit ingestion and correlation</w:t>
      </w:r>
    </w:p>
    <w:p w14:paraId="52BFCF66" w14:textId="77777777" w:rsidR="008C47A7" w:rsidRPr="008C47A7" w:rsidRDefault="008C47A7" w:rsidP="008C47A7">
      <w:pPr>
        <w:numPr>
          <w:ilvl w:val="0"/>
          <w:numId w:val="34"/>
        </w:numPr>
      </w:pPr>
      <w:r w:rsidRPr="008C47A7">
        <w:t>Explicit differentiation between potential access and observed access</w:t>
      </w:r>
    </w:p>
    <w:p w14:paraId="23844D21" w14:textId="77777777" w:rsidR="008C47A7" w:rsidRPr="008C47A7" w:rsidRDefault="008C47A7" w:rsidP="008C47A7">
      <w:r w:rsidRPr="008C47A7">
        <w:t>RG-Plus enables defensible “who was responsible” and “who saw what” claims within bounded audit coverage.</w:t>
      </w:r>
    </w:p>
    <w:p w14:paraId="258FB2FF" w14:textId="77777777" w:rsidR="008C47A7" w:rsidRPr="008C47A7" w:rsidRDefault="00000000" w:rsidP="008C47A7">
      <w:r>
        <w:pict w14:anchorId="71F3D9D0">
          <v:rect id="_x0000_i1030" style="width:0;height:1.5pt" o:hralign="center" o:hrstd="t" o:hr="t" fillcolor="#a0a0a0" stroked="f"/>
        </w:pict>
      </w:r>
    </w:p>
    <w:p w14:paraId="14D2A978" w14:textId="77777777" w:rsidR="008C47A7" w:rsidRPr="008C47A7" w:rsidRDefault="008C47A7" w:rsidP="008C47A7">
      <w:pPr>
        <w:rPr>
          <w:b/>
          <w:bCs/>
        </w:rPr>
      </w:pPr>
      <w:r w:rsidRPr="008C47A7">
        <w:rPr>
          <w:b/>
          <w:bCs/>
        </w:rPr>
        <w:t>RG-Max (Expanded Reconstruction Depth)</w:t>
      </w:r>
    </w:p>
    <w:p w14:paraId="70BC2959" w14:textId="77777777" w:rsidR="008C47A7" w:rsidRPr="008C47A7" w:rsidRDefault="008C47A7" w:rsidP="008C47A7">
      <w:r w:rsidRPr="008C47A7">
        <w:t>RG-Max requires RG-Plus plus:</w:t>
      </w:r>
    </w:p>
    <w:p w14:paraId="7D8B237B" w14:textId="77777777" w:rsidR="008C47A7" w:rsidRPr="008C47A7" w:rsidRDefault="008C47A7" w:rsidP="008C47A7">
      <w:pPr>
        <w:numPr>
          <w:ilvl w:val="0"/>
          <w:numId w:val="35"/>
        </w:numPr>
      </w:pPr>
      <w:r w:rsidRPr="008C47A7">
        <w:t>Accessed-version correlation where audit permits</w:t>
      </w:r>
    </w:p>
    <w:p w14:paraId="5DDD121A" w14:textId="77777777" w:rsidR="008C47A7" w:rsidRPr="008C47A7" w:rsidRDefault="008C47A7" w:rsidP="008C47A7">
      <w:pPr>
        <w:numPr>
          <w:ilvl w:val="0"/>
          <w:numId w:val="35"/>
        </w:numPr>
      </w:pPr>
      <w:r w:rsidRPr="008C47A7">
        <w:t>Expanded artifact coverage (pages, lists, Loop, etc.)</w:t>
      </w:r>
    </w:p>
    <w:p w14:paraId="050C695C" w14:textId="77777777" w:rsidR="008C47A7" w:rsidRPr="008C47A7" w:rsidRDefault="008C47A7" w:rsidP="008C47A7">
      <w:pPr>
        <w:numPr>
          <w:ilvl w:val="0"/>
          <w:numId w:val="35"/>
        </w:numPr>
      </w:pPr>
      <w:r w:rsidRPr="008C47A7">
        <w:t>Referential integrity validation</w:t>
      </w:r>
    </w:p>
    <w:p w14:paraId="48328FD7" w14:textId="77777777" w:rsidR="008C47A7" w:rsidRPr="008C47A7" w:rsidRDefault="008C47A7" w:rsidP="008C47A7">
      <w:pPr>
        <w:numPr>
          <w:ilvl w:val="0"/>
          <w:numId w:val="35"/>
        </w:numPr>
      </w:pPr>
      <w:r w:rsidRPr="008C47A7">
        <w:t>Multi-profile export without semantic drift</w:t>
      </w:r>
    </w:p>
    <w:p w14:paraId="56C50565" w14:textId="77777777" w:rsidR="008C47A7" w:rsidRPr="008C47A7" w:rsidRDefault="008C47A7" w:rsidP="008C47A7">
      <w:pPr>
        <w:numPr>
          <w:ilvl w:val="0"/>
          <w:numId w:val="35"/>
        </w:numPr>
      </w:pPr>
      <w:r w:rsidRPr="008C47A7">
        <w:lastRenderedPageBreak/>
        <w:t>Operational coverage metrics and gap reporting</w:t>
      </w:r>
    </w:p>
    <w:p w14:paraId="5F6CC8CF" w14:textId="77777777" w:rsidR="008C47A7" w:rsidRPr="008C47A7" w:rsidRDefault="008C47A7" w:rsidP="008C47A7">
      <w:r w:rsidRPr="008C47A7">
        <w:t>RG-Max represents mature, enterprise-scale Reconstruction-Grade programs.</w:t>
      </w:r>
    </w:p>
    <w:p w14:paraId="6B609439" w14:textId="77777777" w:rsidR="008C47A7" w:rsidRPr="008C47A7" w:rsidRDefault="00000000" w:rsidP="008C47A7">
      <w:r>
        <w:pict w14:anchorId="32F7E2DF">
          <v:rect id="_x0000_i1031" style="width:0;height:1.5pt" o:hralign="center" o:hrstd="t" o:hr="t" fillcolor="#a0a0a0" stroked="f"/>
        </w:pict>
      </w:r>
    </w:p>
    <w:p w14:paraId="7323458A" w14:textId="77777777" w:rsidR="008C47A7" w:rsidRPr="008C47A7" w:rsidRDefault="008C47A7" w:rsidP="008C47A7">
      <w:pPr>
        <w:pStyle w:val="Heading2"/>
      </w:pPr>
      <w:bookmarkStart w:id="71" w:name="_Toc223157478"/>
      <w:r w:rsidRPr="008C47A7">
        <w:t>B.1 Identity Over Time (RGR-ID)</w:t>
      </w:r>
      <w:bookmarkEnd w:id="71"/>
    </w:p>
    <w:tbl>
      <w:tblPr>
        <w:tblStyle w:val="TableGrid"/>
        <w:tblW w:w="0" w:type="auto"/>
        <w:tblLook w:val="04A0" w:firstRow="1" w:lastRow="0" w:firstColumn="1" w:lastColumn="0" w:noHBand="0" w:noVBand="1"/>
      </w:tblPr>
      <w:tblGrid>
        <w:gridCol w:w="847"/>
        <w:gridCol w:w="1181"/>
        <w:gridCol w:w="4035"/>
        <w:gridCol w:w="3513"/>
      </w:tblGrid>
      <w:tr w:rsidR="008C47A7" w:rsidRPr="008C47A7" w14:paraId="64FC7258" w14:textId="77777777" w:rsidTr="008C47A7">
        <w:tc>
          <w:tcPr>
            <w:tcW w:w="0" w:type="auto"/>
            <w:hideMark/>
          </w:tcPr>
          <w:p w14:paraId="2B2FC2A2" w14:textId="77777777" w:rsidR="008C47A7" w:rsidRPr="008C47A7" w:rsidRDefault="008C47A7" w:rsidP="008C47A7">
            <w:pPr>
              <w:spacing w:after="120" w:line="264" w:lineRule="auto"/>
              <w:rPr>
                <w:b/>
                <w:bCs/>
              </w:rPr>
            </w:pPr>
            <w:r w:rsidRPr="008C47A7">
              <w:rPr>
                <w:b/>
                <w:bCs/>
              </w:rPr>
              <w:t>Code</w:t>
            </w:r>
          </w:p>
        </w:tc>
        <w:tc>
          <w:tcPr>
            <w:tcW w:w="0" w:type="auto"/>
            <w:hideMark/>
          </w:tcPr>
          <w:p w14:paraId="624A924C" w14:textId="77777777" w:rsidR="008C47A7" w:rsidRPr="008C47A7" w:rsidRDefault="008C47A7" w:rsidP="008C47A7">
            <w:pPr>
              <w:spacing w:after="120" w:line="264" w:lineRule="auto"/>
              <w:rPr>
                <w:b/>
                <w:bCs/>
              </w:rPr>
            </w:pPr>
            <w:r w:rsidRPr="008C47A7">
              <w:rPr>
                <w:b/>
                <w:bCs/>
              </w:rPr>
              <w:t>Level</w:t>
            </w:r>
          </w:p>
        </w:tc>
        <w:tc>
          <w:tcPr>
            <w:tcW w:w="0" w:type="auto"/>
            <w:hideMark/>
          </w:tcPr>
          <w:p w14:paraId="61DB5875" w14:textId="77777777" w:rsidR="008C47A7" w:rsidRPr="008C47A7" w:rsidRDefault="008C47A7" w:rsidP="008C47A7">
            <w:pPr>
              <w:spacing w:after="120" w:line="264" w:lineRule="auto"/>
              <w:rPr>
                <w:b/>
                <w:bCs/>
              </w:rPr>
            </w:pPr>
            <w:r w:rsidRPr="008C47A7">
              <w:rPr>
                <w:b/>
                <w:bCs/>
              </w:rPr>
              <w:t>Requirement</w:t>
            </w:r>
          </w:p>
        </w:tc>
        <w:tc>
          <w:tcPr>
            <w:tcW w:w="0" w:type="auto"/>
            <w:hideMark/>
          </w:tcPr>
          <w:p w14:paraId="36DD5B18" w14:textId="77777777" w:rsidR="008C47A7" w:rsidRPr="008C47A7" w:rsidRDefault="008C47A7" w:rsidP="008C47A7">
            <w:pPr>
              <w:spacing w:after="120" w:line="264" w:lineRule="auto"/>
              <w:rPr>
                <w:b/>
                <w:bCs/>
              </w:rPr>
            </w:pPr>
            <w:r w:rsidRPr="008C47A7">
              <w:rPr>
                <w:b/>
                <w:bCs/>
              </w:rPr>
              <w:t>Verification</w:t>
            </w:r>
          </w:p>
        </w:tc>
      </w:tr>
      <w:tr w:rsidR="008C47A7" w:rsidRPr="008C47A7" w14:paraId="3F5FDC62" w14:textId="77777777" w:rsidTr="008C47A7">
        <w:tc>
          <w:tcPr>
            <w:tcW w:w="0" w:type="auto"/>
            <w:hideMark/>
          </w:tcPr>
          <w:p w14:paraId="43BB96E0" w14:textId="77777777" w:rsidR="008C47A7" w:rsidRPr="008C47A7" w:rsidRDefault="008C47A7" w:rsidP="008C47A7">
            <w:pPr>
              <w:spacing w:after="120" w:line="264" w:lineRule="auto"/>
            </w:pPr>
            <w:r w:rsidRPr="008C47A7">
              <w:t>RGR-ID-001</w:t>
            </w:r>
          </w:p>
        </w:tc>
        <w:tc>
          <w:tcPr>
            <w:tcW w:w="0" w:type="auto"/>
            <w:hideMark/>
          </w:tcPr>
          <w:p w14:paraId="0E97E15A" w14:textId="77777777" w:rsidR="008C47A7" w:rsidRPr="008C47A7" w:rsidRDefault="008C47A7" w:rsidP="008C47A7">
            <w:pPr>
              <w:spacing w:after="120" w:line="264" w:lineRule="auto"/>
            </w:pPr>
            <w:r w:rsidRPr="008C47A7">
              <w:t>RG-Plus MUST</w:t>
            </w:r>
          </w:p>
        </w:tc>
        <w:tc>
          <w:tcPr>
            <w:tcW w:w="0" w:type="auto"/>
            <w:hideMark/>
          </w:tcPr>
          <w:p w14:paraId="73ACE23B" w14:textId="77777777" w:rsidR="008C47A7" w:rsidRPr="008C47A7" w:rsidRDefault="008C47A7" w:rsidP="008C47A7">
            <w:pPr>
              <w:spacing w:after="120" w:line="264" w:lineRule="auto"/>
            </w:pPr>
            <w:r w:rsidRPr="008C47A7">
              <w:t xml:space="preserve">Model individuals as natural </w:t>
            </w:r>
            <w:proofErr w:type="gramStart"/>
            <w:r w:rsidRPr="008C47A7">
              <w:t>persons</w:t>
            </w:r>
            <w:proofErr w:type="gramEnd"/>
            <w:r w:rsidRPr="008C47A7">
              <w:t xml:space="preserve"> independent of transient directory identifiers (e.g., UPN changes).</w:t>
            </w:r>
          </w:p>
        </w:tc>
        <w:tc>
          <w:tcPr>
            <w:tcW w:w="0" w:type="auto"/>
            <w:hideMark/>
          </w:tcPr>
          <w:p w14:paraId="4A6FD58A" w14:textId="77777777" w:rsidR="008C47A7" w:rsidRPr="008C47A7" w:rsidRDefault="008C47A7" w:rsidP="008C47A7">
            <w:pPr>
              <w:spacing w:after="120" w:line="264" w:lineRule="auto"/>
            </w:pPr>
            <w:r w:rsidRPr="008C47A7">
              <w:t>Demonstrate identity correlation across renames and account lifecycle changes.</w:t>
            </w:r>
          </w:p>
        </w:tc>
      </w:tr>
      <w:tr w:rsidR="008C47A7" w:rsidRPr="008C47A7" w14:paraId="075F973F" w14:textId="77777777" w:rsidTr="008C47A7">
        <w:tc>
          <w:tcPr>
            <w:tcW w:w="0" w:type="auto"/>
            <w:hideMark/>
          </w:tcPr>
          <w:p w14:paraId="5B967FDB" w14:textId="77777777" w:rsidR="008C47A7" w:rsidRPr="008C47A7" w:rsidRDefault="008C47A7" w:rsidP="008C47A7">
            <w:pPr>
              <w:spacing w:after="120" w:line="264" w:lineRule="auto"/>
            </w:pPr>
            <w:r w:rsidRPr="008C47A7">
              <w:t>RGR-ID-002</w:t>
            </w:r>
          </w:p>
        </w:tc>
        <w:tc>
          <w:tcPr>
            <w:tcW w:w="0" w:type="auto"/>
            <w:hideMark/>
          </w:tcPr>
          <w:p w14:paraId="37B3CFBF" w14:textId="77777777" w:rsidR="008C47A7" w:rsidRPr="008C47A7" w:rsidRDefault="008C47A7" w:rsidP="008C47A7">
            <w:pPr>
              <w:spacing w:after="120" w:line="264" w:lineRule="auto"/>
            </w:pPr>
            <w:r w:rsidRPr="008C47A7">
              <w:t>RG-Plus MUST</w:t>
            </w:r>
          </w:p>
        </w:tc>
        <w:tc>
          <w:tcPr>
            <w:tcW w:w="0" w:type="auto"/>
            <w:hideMark/>
          </w:tcPr>
          <w:p w14:paraId="0835AE67" w14:textId="77777777" w:rsidR="008C47A7" w:rsidRPr="008C47A7" w:rsidRDefault="008C47A7" w:rsidP="008C47A7">
            <w:pPr>
              <w:spacing w:after="120" w:line="264" w:lineRule="auto"/>
            </w:pPr>
            <w:r w:rsidRPr="008C47A7">
              <w:t>Preserve effective-dated identity snapshots from authoritative sources and record provenance (source system, snapshot time).</w:t>
            </w:r>
          </w:p>
        </w:tc>
        <w:tc>
          <w:tcPr>
            <w:tcW w:w="0" w:type="auto"/>
            <w:hideMark/>
          </w:tcPr>
          <w:p w14:paraId="0E705AFF" w14:textId="77777777" w:rsidR="008C47A7" w:rsidRPr="008C47A7" w:rsidRDefault="008C47A7" w:rsidP="008C47A7">
            <w:pPr>
              <w:spacing w:after="120" w:line="264" w:lineRule="auto"/>
            </w:pPr>
            <w:r w:rsidRPr="008C47A7">
              <w:t>Show as-of reconstruction for a user across role/department changes.</w:t>
            </w:r>
          </w:p>
        </w:tc>
      </w:tr>
      <w:tr w:rsidR="008C47A7" w:rsidRPr="008C47A7" w14:paraId="7E43CAEE" w14:textId="77777777" w:rsidTr="008C47A7">
        <w:tc>
          <w:tcPr>
            <w:tcW w:w="0" w:type="auto"/>
            <w:hideMark/>
          </w:tcPr>
          <w:p w14:paraId="7939FE9C" w14:textId="77777777" w:rsidR="008C47A7" w:rsidRPr="008C47A7" w:rsidRDefault="008C47A7" w:rsidP="008C47A7">
            <w:pPr>
              <w:spacing w:after="120" w:line="264" w:lineRule="auto"/>
            </w:pPr>
            <w:r w:rsidRPr="008C47A7">
              <w:t>RGR-ID-003</w:t>
            </w:r>
          </w:p>
        </w:tc>
        <w:tc>
          <w:tcPr>
            <w:tcW w:w="0" w:type="auto"/>
            <w:hideMark/>
          </w:tcPr>
          <w:p w14:paraId="40E9A5C0" w14:textId="77777777" w:rsidR="008C47A7" w:rsidRPr="008C47A7" w:rsidRDefault="008C47A7" w:rsidP="008C47A7">
            <w:pPr>
              <w:spacing w:after="120" w:line="264" w:lineRule="auto"/>
            </w:pPr>
            <w:r w:rsidRPr="008C47A7">
              <w:t>RG-Plus MUST</w:t>
            </w:r>
          </w:p>
        </w:tc>
        <w:tc>
          <w:tcPr>
            <w:tcW w:w="0" w:type="auto"/>
            <w:hideMark/>
          </w:tcPr>
          <w:p w14:paraId="5E8892FC" w14:textId="77777777" w:rsidR="008C47A7" w:rsidRPr="008C47A7" w:rsidRDefault="008C47A7" w:rsidP="008C47A7">
            <w:pPr>
              <w:spacing w:after="120" w:line="264" w:lineRule="auto"/>
            </w:pPr>
            <w:r w:rsidRPr="008C47A7">
              <w:t>Support as-of queries for role, department, manager, status, and key scoping attributes.</w:t>
            </w:r>
          </w:p>
        </w:tc>
        <w:tc>
          <w:tcPr>
            <w:tcW w:w="0" w:type="auto"/>
            <w:hideMark/>
          </w:tcPr>
          <w:p w14:paraId="387BBE64" w14:textId="77777777" w:rsidR="008C47A7" w:rsidRPr="008C47A7" w:rsidRDefault="008C47A7" w:rsidP="008C47A7">
            <w:pPr>
              <w:spacing w:after="120" w:line="264" w:lineRule="auto"/>
            </w:pPr>
            <w:r w:rsidRPr="008C47A7">
              <w:t>Run queries for date X and date Y and produce differing outputs consistent with change history.</w:t>
            </w:r>
          </w:p>
        </w:tc>
      </w:tr>
      <w:tr w:rsidR="008C47A7" w:rsidRPr="008C47A7" w14:paraId="1C384056" w14:textId="77777777" w:rsidTr="008C47A7">
        <w:tc>
          <w:tcPr>
            <w:tcW w:w="0" w:type="auto"/>
            <w:hideMark/>
          </w:tcPr>
          <w:p w14:paraId="09CD0D0B" w14:textId="77777777" w:rsidR="008C47A7" w:rsidRPr="008C47A7" w:rsidRDefault="008C47A7" w:rsidP="008C47A7">
            <w:pPr>
              <w:spacing w:after="120" w:line="264" w:lineRule="auto"/>
            </w:pPr>
            <w:r w:rsidRPr="008C47A7">
              <w:t>RGR-ID-004</w:t>
            </w:r>
          </w:p>
        </w:tc>
        <w:tc>
          <w:tcPr>
            <w:tcW w:w="0" w:type="auto"/>
            <w:hideMark/>
          </w:tcPr>
          <w:p w14:paraId="1A7A06C9" w14:textId="77777777" w:rsidR="008C47A7" w:rsidRPr="008C47A7" w:rsidRDefault="008C47A7" w:rsidP="008C47A7">
            <w:pPr>
              <w:spacing w:after="120" w:line="264" w:lineRule="auto"/>
            </w:pPr>
            <w:r w:rsidRPr="008C47A7">
              <w:t>RG-Plus SHOULD</w:t>
            </w:r>
          </w:p>
        </w:tc>
        <w:tc>
          <w:tcPr>
            <w:tcW w:w="0" w:type="auto"/>
            <w:hideMark/>
          </w:tcPr>
          <w:p w14:paraId="566311CD" w14:textId="77777777" w:rsidR="008C47A7" w:rsidRPr="008C47A7" w:rsidRDefault="008C47A7" w:rsidP="008C47A7">
            <w:pPr>
              <w:spacing w:after="120" w:line="264" w:lineRule="auto"/>
            </w:pPr>
            <w:r w:rsidRPr="008C47A7">
              <w:t>Preserve historical group membership and role-based access membership as-of specific dates.</w:t>
            </w:r>
          </w:p>
        </w:tc>
        <w:tc>
          <w:tcPr>
            <w:tcW w:w="0" w:type="auto"/>
            <w:hideMark/>
          </w:tcPr>
          <w:p w14:paraId="31AEDBEF" w14:textId="77777777" w:rsidR="008C47A7" w:rsidRPr="008C47A7" w:rsidRDefault="008C47A7" w:rsidP="008C47A7">
            <w:pPr>
              <w:spacing w:after="120" w:line="264" w:lineRule="auto"/>
            </w:pPr>
            <w:r w:rsidRPr="008C47A7">
              <w:t xml:space="preserve">Demonstrate group membership timeline and </w:t>
            </w:r>
            <w:proofErr w:type="gramStart"/>
            <w:r w:rsidRPr="008C47A7">
              <w:t>as</w:t>
            </w:r>
            <w:proofErr w:type="gramEnd"/>
            <w:r w:rsidRPr="008C47A7">
              <w:t>-of resolution.</w:t>
            </w:r>
          </w:p>
        </w:tc>
      </w:tr>
      <w:tr w:rsidR="008C47A7" w:rsidRPr="008C47A7" w14:paraId="4EDB720F" w14:textId="77777777" w:rsidTr="008C47A7">
        <w:tc>
          <w:tcPr>
            <w:tcW w:w="0" w:type="auto"/>
            <w:hideMark/>
          </w:tcPr>
          <w:p w14:paraId="3508D4EC" w14:textId="77777777" w:rsidR="008C47A7" w:rsidRPr="008C47A7" w:rsidRDefault="008C47A7" w:rsidP="008C47A7">
            <w:pPr>
              <w:spacing w:after="120" w:line="264" w:lineRule="auto"/>
            </w:pPr>
            <w:r w:rsidRPr="008C47A7">
              <w:t>RGR-ID-005</w:t>
            </w:r>
          </w:p>
        </w:tc>
        <w:tc>
          <w:tcPr>
            <w:tcW w:w="0" w:type="auto"/>
            <w:hideMark/>
          </w:tcPr>
          <w:p w14:paraId="2EDD259F" w14:textId="77777777" w:rsidR="008C47A7" w:rsidRPr="008C47A7" w:rsidRDefault="008C47A7" w:rsidP="008C47A7">
            <w:pPr>
              <w:spacing w:after="120" w:line="264" w:lineRule="auto"/>
            </w:pPr>
            <w:r w:rsidRPr="008C47A7">
              <w:t>RG-Plus MUST</w:t>
            </w:r>
          </w:p>
        </w:tc>
        <w:tc>
          <w:tcPr>
            <w:tcW w:w="0" w:type="auto"/>
            <w:hideMark/>
          </w:tcPr>
          <w:p w14:paraId="74F90DF7" w14:textId="77777777" w:rsidR="008C47A7" w:rsidRPr="008C47A7" w:rsidRDefault="008C47A7" w:rsidP="008C47A7">
            <w:pPr>
              <w:spacing w:after="120" w:line="264" w:lineRule="auto"/>
            </w:pPr>
            <w:r w:rsidRPr="008C47A7">
              <w:t xml:space="preserve">Persist identifiers </w:t>
            </w:r>
            <w:proofErr w:type="gramStart"/>
            <w:r w:rsidRPr="008C47A7">
              <w:t>required</w:t>
            </w:r>
            <w:proofErr w:type="gramEnd"/>
            <w:r w:rsidRPr="008C47A7">
              <w:t xml:space="preserve"> to link identity records to collaboration artifacts and retain historical mapping.</w:t>
            </w:r>
          </w:p>
        </w:tc>
        <w:tc>
          <w:tcPr>
            <w:tcW w:w="0" w:type="auto"/>
            <w:hideMark/>
          </w:tcPr>
          <w:p w14:paraId="1199A855" w14:textId="77777777" w:rsidR="008C47A7" w:rsidRPr="008C47A7" w:rsidRDefault="008C47A7" w:rsidP="008C47A7">
            <w:pPr>
              <w:spacing w:after="120" w:line="264" w:lineRule="auto"/>
            </w:pPr>
            <w:r w:rsidRPr="008C47A7">
              <w:t>Demonstrate linkage between message actor and identity state as-of event time.</w:t>
            </w:r>
          </w:p>
        </w:tc>
      </w:tr>
      <w:tr w:rsidR="008C47A7" w:rsidRPr="008C47A7" w14:paraId="3239411C" w14:textId="77777777" w:rsidTr="008C47A7">
        <w:tc>
          <w:tcPr>
            <w:tcW w:w="0" w:type="auto"/>
            <w:hideMark/>
          </w:tcPr>
          <w:p w14:paraId="53B39798" w14:textId="77777777" w:rsidR="008C47A7" w:rsidRPr="008C47A7" w:rsidRDefault="008C47A7" w:rsidP="008C47A7">
            <w:pPr>
              <w:spacing w:after="120" w:line="264" w:lineRule="auto"/>
            </w:pPr>
            <w:r w:rsidRPr="008C47A7">
              <w:t>RGR-ID-006</w:t>
            </w:r>
          </w:p>
        </w:tc>
        <w:tc>
          <w:tcPr>
            <w:tcW w:w="0" w:type="auto"/>
            <w:hideMark/>
          </w:tcPr>
          <w:p w14:paraId="2BCB7C82" w14:textId="77777777" w:rsidR="008C47A7" w:rsidRPr="008C47A7" w:rsidRDefault="008C47A7" w:rsidP="008C47A7">
            <w:pPr>
              <w:spacing w:after="120" w:line="264" w:lineRule="auto"/>
            </w:pPr>
            <w:r w:rsidRPr="008C47A7">
              <w:t>RG-Plus SHOULD</w:t>
            </w:r>
          </w:p>
        </w:tc>
        <w:tc>
          <w:tcPr>
            <w:tcW w:w="0" w:type="auto"/>
            <w:hideMark/>
          </w:tcPr>
          <w:p w14:paraId="38745C59" w14:textId="77777777" w:rsidR="008C47A7" w:rsidRPr="008C47A7" w:rsidRDefault="008C47A7" w:rsidP="008C47A7">
            <w:pPr>
              <w:spacing w:after="120" w:line="264" w:lineRule="auto"/>
            </w:pPr>
            <w:r w:rsidRPr="008C47A7">
              <w:t>Maintain identity drift audit (UPN, display name, manager, department, employment status changes).</w:t>
            </w:r>
          </w:p>
        </w:tc>
        <w:tc>
          <w:tcPr>
            <w:tcW w:w="0" w:type="auto"/>
            <w:hideMark/>
          </w:tcPr>
          <w:p w14:paraId="630782FE" w14:textId="77777777" w:rsidR="008C47A7" w:rsidRPr="008C47A7" w:rsidRDefault="008C47A7" w:rsidP="008C47A7">
            <w:pPr>
              <w:spacing w:after="120" w:line="264" w:lineRule="auto"/>
            </w:pPr>
            <w:r w:rsidRPr="008C47A7">
              <w:t>Produce identity change log and show reconstruction use.</w:t>
            </w:r>
          </w:p>
        </w:tc>
      </w:tr>
      <w:tr w:rsidR="008C47A7" w:rsidRPr="008C47A7" w14:paraId="2E14D4A5" w14:textId="77777777" w:rsidTr="008C47A7">
        <w:tc>
          <w:tcPr>
            <w:tcW w:w="0" w:type="auto"/>
            <w:hideMark/>
          </w:tcPr>
          <w:p w14:paraId="5983AC28" w14:textId="77777777" w:rsidR="008C47A7" w:rsidRPr="008C47A7" w:rsidRDefault="008C47A7" w:rsidP="008C47A7">
            <w:pPr>
              <w:spacing w:after="120" w:line="264" w:lineRule="auto"/>
            </w:pPr>
            <w:r w:rsidRPr="008C47A7">
              <w:t>RGR-ID-007</w:t>
            </w:r>
          </w:p>
        </w:tc>
        <w:tc>
          <w:tcPr>
            <w:tcW w:w="0" w:type="auto"/>
            <w:hideMark/>
          </w:tcPr>
          <w:p w14:paraId="2B706455" w14:textId="77777777" w:rsidR="008C47A7" w:rsidRPr="008C47A7" w:rsidRDefault="008C47A7" w:rsidP="008C47A7">
            <w:pPr>
              <w:spacing w:after="120" w:line="264" w:lineRule="auto"/>
            </w:pPr>
            <w:r w:rsidRPr="008C47A7">
              <w:t>RG-Core MUST</w:t>
            </w:r>
          </w:p>
        </w:tc>
        <w:tc>
          <w:tcPr>
            <w:tcW w:w="0" w:type="auto"/>
            <w:hideMark/>
          </w:tcPr>
          <w:p w14:paraId="11C5D6A4" w14:textId="77777777" w:rsidR="008C47A7" w:rsidRPr="008C47A7" w:rsidRDefault="008C47A7" w:rsidP="008C47A7">
            <w:pPr>
              <w:spacing w:after="120" w:line="264" w:lineRule="auto"/>
            </w:pPr>
            <w:r w:rsidRPr="008C47A7">
              <w:t>Record custodian and repository scoping decisions with timestamps and approver identifiers.</w:t>
            </w:r>
          </w:p>
        </w:tc>
        <w:tc>
          <w:tcPr>
            <w:tcW w:w="0" w:type="auto"/>
            <w:hideMark/>
          </w:tcPr>
          <w:p w14:paraId="6DC8092C" w14:textId="77777777" w:rsidR="008C47A7" w:rsidRPr="008C47A7" w:rsidRDefault="008C47A7" w:rsidP="008C47A7">
            <w:pPr>
              <w:spacing w:after="120" w:line="264" w:lineRule="auto"/>
            </w:pPr>
            <w:r w:rsidRPr="008C47A7">
              <w:t>Provide immutable decision ledger entries for scope changes.</w:t>
            </w:r>
          </w:p>
        </w:tc>
      </w:tr>
      <w:tr w:rsidR="008C47A7" w:rsidRPr="008C47A7" w14:paraId="28D3067B" w14:textId="77777777" w:rsidTr="008C47A7">
        <w:tc>
          <w:tcPr>
            <w:tcW w:w="0" w:type="auto"/>
            <w:hideMark/>
          </w:tcPr>
          <w:p w14:paraId="702E9AED" w14:textId="77777777" w:rsidR="008C47A7" w:rsidRPr="008C47A7" w:rsidRDefault="008C47A7" w:rsidP="008C47A7">
            <w:pPr>
              <w:spacing w:after="120" w:line="264" w:lineRule="auto"/>
            </w:pPr>
            <w:r w:rsidRPr="008C47A7">
              <w:t>RGR-ID-008</w:t>
            </w:r>
          </w:p>
        </w:tc>
        <w:tc>
          <w:tcPr>
            <w:tcW w:w="0" w:type="auto"/>
            <w:hideMark/>
          </w:tcPr>
          <w:p w14:paraId="46FA5FE5" w14:textId="77777777" w:rsidR="008C47A7" w:rsidRPr="008C47A7" w:rsidRDefault="008C47A7" w:rsidP="008C47A7">
            <w:pPr>
              <w:spacing w:after="120" w:line="264" w:lineRule="auto"/>
            </w:pPr>
            <w:r w:rsidRPr="008C47A7">
              <w:t>RG-Max MAY</w:t>
            </w:r>
          </w:p>
        </w:tc>
        <w:tc>
          <w:tcPr>
            <w:tcW w:w="0" w:type="auto"/>
            <w:hideMark/>
          </w:tcPr>
          <w:p w14:paraId="0E3DC051" w14:textId="77777777" w:rsidR="008C47A7" w:rsidRPr="008C47A7" w:rsidRDefault="008C47A7" w:rsidP="008C47A7">
            <w:pPr>
              <w:spacing w:after="120" w:line="264" w:lineRule="auto"/>
            </w:pPr>
            <w:r w:rsidRPr="008C47A7">
              <w:t>Ingest HR and directory data to support “hidden custodian” discovery workflows.</w:t>
            </w:r>
          </w:p>
        </w:tc>
        <w:tc>
          <w:tcPr>
            <w:tcW w:w="0" w:type="auto"/>
            <w:hideMark/>
          </w:tcPr>
          <w:p w14:paraId="72079B05" w14:textId="77777777" w:rsidR="008C47A7" w:rsidRPr="008C47A7" w:rsidRDefault="008C47A7" w:rsidP="008C47A7">
            <w:pPr>
              <w:spacing w:after="120" w:line="264" w:lineRule="auto"/>
            </w:pPr>
            <w:r w:rsidRPr="008C47A7">
              <w:t>Demonstrate behavioral signals suggesting additional actors.</w:t>
            </w:r>
          </w:p>
        </w:tc>
      </w:tr>
    </w:tbl>
    <w:p w14:paraId="42AC534E" w14:textId="77777777" w:rsidR="008C47A7" w:rsidRPr="008C47A7" w:rsidRDefault="00000000" w:rsidP="008C47A7">
      <w:r>
        <w:pict w14:anchorId="6AC74479">
          <v:rect id="_x0000_i1032" style="width:0;height:1.5pt" o:hralign="center" o:hrstd="t" o:hr="t" fillcolor="#a0a0a0" stroked="f"/>
        </w:pict>
      </w:r>
    </w:p>
    <w:p w14:paraId="6804C122" w14:textId="77777777" w:rsidR="008C47A7" w:rsidRPr="008C47A7" w:rsidRDefault="008C47A7" w:rsidP="008C47A7">
      <w:pPr>
        <w:pStyle w:val="Heading2"/>
      </w:pPr>
      <w:bookmarkStart w:id="72" w:name="_Toc223157479"/>
      <w:r w:rsidRPr="008C47A7">
        <w:t>B.2 Audit and Behavior Evidence (RGR-AU)</w:t>
      </w:r>
      <w:bookmarkEnd w:id="72"/>
    </w:p>
    <w:tbl>
      <w:tblPr>
        <w:tblStyle w:val="TableGrid"/>
        <w:tblW w:w="0" w:type="auto"/>
        <w:tblLook w:val="04A0" w:firstRow="1" w:lastRow="0" w:firstColumn="1" w:lastColumn="0" w:noHBand="0" w:noVBand="1"/>
      </w:tblPr>
      <w:tblGrid>
        <w:gridCol w:w="900"/>
        <w:gridCol w:w="1226"/>
        <w:gridCol w:w="4123"/>
        <w:gridCol w:w="3327"/>
      </w:tblGrid>
      <w:tr w:rsidR="008C47A7" w:rsidRPr="008C47A7" w14:paraId="327CB2BD" w14:textId="77777777" w:rsidTr="008C47A7">
        <w:tc>
          <w:tcPr>
            <w:tcW w:w="0" w:type="auto"/>
            <w:hideMark/>
          </w:tcPr>
          <w:p w14:paraId="1972217A" w14:textId="77777777" w:rsidR="008C47A7" w:rsidRPr="008C47A7" w:rsidRDefault="008C47A7" w:rsidP="008C47A7">
            <w:pPr>
              <w:spacing w:after="120" w:line="264" w:lineRule="auto"/>
              <w:rPr>
                <w:b/>
                <w:bCs/>
              </w:rPr>
            </w:pPr>
            <w:r w:rsidRPr="008C47A7">
              <w:rPr>
                <w:b/>
                <w:bCs/>
              </w:rPr>
              <w:t>Code</w:t>
            </w:r>
          </w:p>
        </w:tc>
        <w:tc>
          <w:tcPr>
            <w:tcW w:w="0" w:type="auto"/>
            <w:hideMark/>
          </w:tcPr>
          <w:p w14:paraId="4A7AFCEB" w14:textId="77777777" w:rsidR="008C47A7" w:rsidRPr="008C47A7" w:rsidRDefault="008C47A7" w:rsidP="008C47A7">
            <w:pPr>
              <w:spacing w:after="120" w:line="264" w:lineRule="auto"/>
              <w:rPr>
                <w:b/>
                <w:bCs/>
              </w:rPr>
            </w:pPr>
            <w:r w:rsidRPr="008C47A7">
              <w:rPr>
                <w:b/>
                <w:bCs/>
              </w:rPr>
              <w:t>Level</w:t>
            </w:r>
          </w:p>
        </w:tc>
        <w:tc>
          <w:tcPr>
            <w:tcW w:w="0" w:type="auto"/>
            <w:hideMark/>
          </w:tcPr>
          <w:p w14:paraId="6B4594AA" w14:textId="77777777" w:rsidR="008C47A7" w:rsidRPr="008C47A7" w:rsidRDefault="008C47A7" w:rsidP="008C47A7">
            <w:pPr>
              <w:spacing w:after="120" w:line="264" w:lineRule="auto"/>
              <w:rPr>
                <w:b/>
                <w:bCs/>
              </w:rPr>
            </w:pPr>
            <w:r w:rsidRPr="008C47A7">
              <w:rPr>
                <w:b/>
                <w:bCs/>
              </w:rPr>
              <w:t>Requirement</w:t>
            </w:r>
          </w:p>
        </w:tc>
        <w:tc>
          <w:tcPr>
            <w:tcW w:w="0" w:type="auto"/>
            <w:hideMark/>
          </w:tcPr>
          <w:p w14:paraId="67654108" w14:textId="77777777" w:rsidR="008C47A7" w:rsidRPr="008C47A7" w:rsidRDefault="008C47A7" w:rsidP="008C47A7">
            <w:pPr>
              <w:spacing w:after="120" w:line="264" w:lineRule="auto"/>
              <w:rPr>
                <w:b/>
                <w:bCs/>
              </w:rPr>
            </w:pPr>
            <w:r w:rsidRPr="008C47A7">
              <w:rPr>
                <w:b/>
                <w:bCs/>
              </w:rPr>
              <w:t>Verification</w:t>
            </w:r>
          </w:p>
        </w:tc>
      </w:tr>
      <w:tr w:rsidR="008C47A7" w:rsidRPr="008C47A7" w14:paraId="6475257E" w14:textId="77777777" w:rsidTr="008C47A7">
        <w:tc>
          <w:tcPr>
            <w:tcW w:w="0" w:type="auto"/>
            <w:hideMark/>
          </w:tcPr>
          <w:p w14:paraId="74E1C689" w14:textId="77777777" w:rsidR="008C47A7" w:rsidRPr="008C47A7" w:rsidRDefault="008C47A7" w:rsidP="008C47A7">
            <w:pPr>
              <w:spacing w:after="120" w:line="264" w:lineRule="auto"/>
            </w:pPr>
            <w:r w:rsidRPr="008C47A7">
              <w:t>RGR-AU-001</w:t>
            </w:r>
          </w:p>
        </w:tc>
        <w:tc>
          <w:tcPr>
            <w:tcW w:w="0" w:type="auto"/>
            <w:hideMark/>
          </w:tcPr>
          <w:p w14:paraId="148A79B9" w14:textId="77777777" w:rsidR="008C47A7" w:rsidRPr="008C47A7" w:rsidRDefault="008C47A7" w:rsidP="008C47A7">
            <w:pPr>
              <w:spacing w:after="120" w:line="264" w:lineRule="auto"/>
            </w:pPr>
            <w:r w:rsidRPr="008C47A7">
              <w:t>RG-Plus SHOULD</w:t>
            </w:r>
          </w:p>
        </w:tc>
        <w:tc>
          <w:tcPr>
            <w:tcW w:w="0" w:type="auto"/>
            <w:hideMark/>
          </w:tcPr>
          <w:p w14:paraId="1F6C5CBD" w14:textId="77777777" w:rsidR="008C47A7" w:rsidRPr="008C47A7" w:rsidRDefault="008C47A7" w:rsidP="008C47A7">
            <w:pPr>
              <w:spacing w:after="120" w:line="264" w:lineRule="auto"/>
            </w:pPr>
            <w:r w:rsidRPr="008C47A7">
              <w:t>Ingest audit records relevant to collaboration behavior (view, edit, share, access) and treat them as evidence.</w:t>
            </w:r>
          </w:p>
        </w:tc>
        <w:tc>
          <w:tcPr>
            <w:tcW w:w="0" w:type="auto"/>
            <w:hideMark/>
          </w:tcPr>
          <w:p w14:paraId="1B2E90C9" w14:textId="77777777" w:rsidR="008C47A7" w:rsidRPr="008C47A7" w:rsidRDefault="008C47A7" w:rsidP="008C47A7">
            <w:pPr>
              <w:spacing w:after="120" w:line="264" w:lineRule="auto"/>
            </w:pPr>
            <w:r w:rsidRPr="008C47A7">
              <w:t>Demonstrate ingestion pipeline and immutability controls.</w:t>
            </w:r>
          </w:p>
        </w:tc>
      </w:tr>
      <w:tr w:rsidR="008C47A7" w:rsidRPr="008C47A7" w14:paraId="52B506BA" w14:textId="77777777" w:rsidTr="008C47A7">
        <w:tc>
          <w:tcPr>
            <w:tcW w:w="0" w:type="auto"/>
            <w:hideMark/>
          </w:tcPr>
          <w:p w14:paraId="7D2C2EA2" w14:textId="77777777" w:rsidR="008C47A7" w:rsidRPr="008C47A7" w:rsidRDefault="008C47A7" w:rsidP="008C47A7">
            <w:pPr>
              <w:spacing w:after="120" w:line="264" w:lineRule="auto"/>
            </w:pPr>
            <w:r w:rsidRPr="008C47A7">
              <w:t>RGR-AU-002</w:t>
            </w:r>
          </w:p>
        </w:tc>
        <w:tc>
          <w:tcPr>
            <w:tcW w:w="0" w:type="auto"/>
            <w:hideMark/>
          </w:tcPr>
          <w:p w14:paraId="2305F138" w14:textId="77777777" w:rsidR="008C47A7" w:rsidRPr="008C47A7" w:rsidRDefault="008C47A7" w:rsidP="008C47A7">
            <w:pPr>
              <w:spacing w:after="120" w:line="264" w:lineRule="auto"/>
            </w:pPr>
            <w:r w:rsidRPr="008C47A7">
              <w:t>RG-Plus MUST</w:t>
            </w:r>
          </w:p>
        </w:tc>
        <w:tc>
          <w:tcPr>
            <w:tcW w:w="0" w:type="auto"/>
            <w:hideMark/>
          </w:tcPr>
          <w:p w14:paraId="3603A844" w14:textId="77777777" w:rsidR="008C47A7" w:rsidRPr="008C47A7" w:rsidRDefault="008C47A7" w:rsidP="008C47A7">
            <w:pPr>
              <w:spacing w:after="120" w:line="264" w:lineRule="auto"/>
            </w:pPr>
            <w:r w:rsidRPr="008C47A7">
              <w:t>Correlate audit events to preserved objects using stable identifiers, not URLs.</w:t>
            </w:r>
          </w:p>
        </w:tc>
        <w:tc>
          <w:tcPr>
            <w:tcW w:w="0" w:type="auto"/>
            <w:hideMark/>
          </w:tcPr>
          <w:p w14:paraId="455B1803" w14:textId="77777777" w:rsidR="008C47A7" w:rsidRPr="008C47A7" w:rsidRDefault="008C47A7" w:rsidP="008C47A7">
            <w:pPr>
              <w:spacing w:after="120" w:line="264" w:lineRule="auto"/>
            </w:pPr>
            <w:r w:rsidRPr="008C47A7">
              <w:t>Demonstrate correlation for moved/renamed items.</w:t>
            </w:r>
          </w:p>
        </w:tc>
      </w:tr>
      <w:tr w:rsidR="008C47A7" w:rsidRPr="008C47A7" w14:paraId="6FEA9318" w14:textId="77777777" w:rsidTr="008C47A7">
        <w:tc>
          <w:tcPr>
            <w:tcW w:w="0" w:type="auto"/>
            <w:hideMark/>
          </w:tcPr>
          <w:p w14:paraId="05CFED08" w14:textId="77777777" w:rsidR="008C47A7" w:rsidRPr="008C47A7" w:rsidRDefault="008C47A7" w:rsidP="008C47A7">
            <w:pPr>
              <w:spacing w:after="120" w:line="264" w:lineRule="auto"/>
            </w:pPr>
            <w:r w:rsidRPr="008C47A7">
              <w:t>RGR-</w:t>
            </w:r>
            <w:r w:rsidRPr="008C47A7">
              <w:lastRenderedPageBreak/>
              <w:t>AU-003</w:t>
            </w:r>
          </w:p>
        </w:tc>
        <w:tc>
          <w:tcPr>
            <w:tcW w:w="0" w:type="auto"/>
            <w:hideMark/>
          </w:tcPr>
          <w:p w14:paraId="14C50F1F" w14:textId="77777777" w:rsidR="008C47A7" w:rsidRPr="008C47A7" w:rsidRDefault="008C47A7" w:rsidP="008C47A7">
            <w:pPr>
              <w:spacing w:after="120" w:line="264" w:lineRule="auto"/>
            </w:pPr>
            <w:r w:rsidRPr="008C47A7">
              <w:lastRenderedPageBreak/>
              <w:t xml:space="preserve">RG-Plus </w:t>
            </w:r>
            <w:r w:rsidRPr="008C47A7">
              <w:lastRenderedPageBreak/>
              <w:t>MUST</w:t>
            </w:r>
          </w:p>
        </w:tc>
        <w:tc>
          <w:tcPr>
            <w:tcW w:w="0" w:type="auto"/>
            <w:hideMark/>
          </w:tcPr>
          <w:p w14:paraId="66E1C91D" w14:textId="77777777" w:rsidR="008C47A7" w:rsidRPr="008C47A7" w:rsidRDefault="008C47A7" w:rsidP="008C47A7">
            <w:pPr>
              <w:spacing w:after="120" w:line="264" w:lineRule="auto"/>
            </w:pPr>
            <w:r w:rsidRPr="008C47A7">
              <w:lastRenderedPageBreak/>
              <w:t xml:space="preserve">Preserve audit evidence with provenance </w:t>
            </w:r>
            <w:r w:rsidRPr="008C47A7">
              <w:lastRenderedPageBreak/>
              <w:t>(source, retrieval time, query parameters).</w:t>
            </w:r>
          </w:p>
        </w:tc>
        <w:tc>
          <w:tcPr>
            <w:tcW w:w="0" w:type="auto"/>
            <w:hideMark/>
          </w:tcPr>
          <w:p w14:paraId="7EED47DB" w14:textId="77777777" w:rsidR="008C47A7" w:rsidRPr="008C47A7" w:rsidRDefault="008C47A7" w:rsidP="008C47A7">
            <w:pPr>
              <w:spacing w:after="120" w:line="264" w:lineRule="auto"/>
            </w:pPr>
            <w:r w:rsidRPr="008C47A7">
              <w:lastRenderedPageBreak/>
              <w:t xml:space="preserve">Provide audit ingestion manifest </w:t>
            </w:r>
            <w:r w:rsidRPr="008C47A7">
              <w:lastRenderedPageBreak/>
              <w:t>and reproducibility documentation.</w:t>
            </w:r>
          </w:p>
        </w:tc>
      </w:tr>
      <w:tr w:rsidR="008C47A7" w:rsidRPr="008C47A7" w14:paraId="693E918A" w14:textId="77777777" w:rsidTr="008C47A7">
        <w:tc>
          <w:tcPr>
            <w:tcW w:w="0" w:type="auto"/>
            <w:hideMark/>
          </w:tcPr>
          <w:p w14:paraId="1519E759" w14:textId="77777777" w:rsidR="008C47A7" w:rsidRPr="008C47A7" w:rsidRDefault="008C47A7" w:rsidP="008C47A7">
            <w:pPr>
              <w:spacing w:after="120" w:line="264" w:lineRule="auto"/>
            </w:pPr>
            <w:r w:rsidRPr="008C47A7">
              <w:lastRenderedPageBreak/>
              <w:t>RGR-AU-004</w:t>
            </w:r>
          </w:p>
        </w:tc>
        <w:tc>
          <w:tcPr>
            <w:tcW w:w="0" w:type="auto"/>
            <w:hideMark/>
          </w:tcPr>
          <w:p w14:paraId="1DCCFCE7" w14:textId="77777777" w:rsidR="008C47A7" w:rsidRPr="008C47A7" w:rsidRDefault="008C47A7" w:rsidP="008C47A7">
            <w:pPr>
              <w:spacing w:after="120" w:line="264" w:lineRule="auto"/>
            </w:pPr>
            <w:r w:rsidRPr="008C47A7">
              <w:t>RG-Plus SHOULD</w:t>
            </w:r>
          </w:p>
        </w:tc>
        <w:tc>
          <w:tcPr>
            <w:tcW w:w="0" w:type="auto"/>
            <w:hideMark/>
          </w:tcPr>
          <w:p w14:paraId="5C0EECE7" w14:textId="77777777" w:rsidR="008C47A7" w:rsidRPr="008C47A7" w:rsidRDefault="008C47A7" w:rsidP="008C47A7">
            <w:pPr>
              <w:spacing w:after="120" w:line="264" w:lineRule="auto"/>
            </w:pPr>
            <w:r w:rsidRPr="008C47A7">
              <w:t>Support audit preservation strategies aligned to retention windows to avoid context loss.</w:t>
            </w:r>
          </w:p>
        </w:tc>
        <w:tc>
          <w:tcPr>
            <w:tcW w:w="0" w:type="auto"/>
            <w:hideMark/>
          </w:tcPr>
          <w:p w14:paraId="43A34298" w14:textId="77777777" w:rsidR="008C47A7" w:rsidRPr="008C47A7" w:rsidRDefault="008C47A7" w:rsidP="008C47A7">
            <w:pPr>
              <w:spacing w:after="120" w:line="264" w:lineRule="auto"/>
            </w:pPr>
            <w:r w:rsidRPr="008C47A7">
              <w:t>Demonstrate capture-before-expiry and coverage reporting.</w:t>
            </w:r>
          </w:p>
        </w:tc>
      </w:tr>
      <w:tr w:rsidR="008C47A7" w:rsidRPr="008C47A7" w14:paraId="0EAA34A6" w14:textId="77777777" w:rsidTr="008C47A7">
        <w:tc>
          <w:tcPr>
            <w:tcW w:w="0" w:type="auto"/>
            <w:hideMark/>
          </w:tcPr>
          <w:p w14:paraId="2062508C" w14:textId="77777777" w:rsidR="008C47A7" w:rsidRPr="008C47A7" w:rsidRDefault="008C47A7" w:rsidP="008C47A7">
            <w:pPr>
              <w:spacing w:after="120" w:line="264" w:lineRule="auto"/>
            </w:pPr>
            <w:r w:rsidRPr="008C47A7">
              <w:t>RGR-AU-005</w:t>
            </w:r>
          </w:p>
        </w:tc>
        <w:tc>
          <w:tcPr>
            <w:tcW w:w="0" w:type="auto"/>
            <w:hideMark/>
          </w:tcPr>
          <w:p w14:paraId="76B8D689" w14:textId="77777777" w:rsidR="008C47A7" w:rsidRPr="008C47A7" w:rsidRDefault="008C47A7" w:rsidP="008C47A7">
            <w:pPr>
              <w:spacing w:after="120" w:line="264" w:lineRule="auto"/>
            </w:pPr>
            <w:r w:rsidRPr="008C47A7">
              <w:t>RG-Plus MUST</w:t>
            </w:r>
          </w:p>
        </w:tc>
        <w:tc>
          <w:tcPr>
            <w:tcW w:w="0" w:type="auto"/>
            <w:hideMark/>
          </w:tcPr>
          <w:p w14:paraId="2C0B3125" w14:textId="77777777" w:rsidR="008C47A7" w:rsidRPr="008C47A7" w:rsidRDefault="008C47A7" w:rsidP="008C47A7">
            <w:pPr>
              <w:spacing w:after="120" w:line="264" w:lineRule="auto"/>
            </w:pPr>
            <w:r w:rsidRPr="008C47A7">
              <w:t>Explicitly differentiate potential access (permissions) from observed access (audit).</w:t>
            </w:r>
          </w:p>
        </w:tc>
        <w:tc>
          <w:tcPr>
            <w:tcW w:w="0" w:type="auto"/>
            <w:hideMark/>
          </w:tcPr>
          <w:p w14:paraId="44691728" w14:textId="77777777" w:rsidR="008C47A7" w:rsidRPr="008C47A7" w:rsidRDefault="008C47A7" w:rsidP="008C47A7">
            <w:pPr>
              <w:spacing w:after="120" w:line="264" w:lineRule="auto"/>
            </w:pPr>
            <w:r w:rsidRPr="008C47A7">
              <w:t>Show separate fields and explainability in export.</w:t>
            </w:r>
          </w:p>
        </w:tc>
      </w:tr>
      <w:tr w:rsidR="008C47A7" w:rsidRPr="008C47A7" w14:paraId="4703D05E" w14:textId="77777777" w:rsidTr="008C47A7">
        <w:tc>
          <w:tcPr>
            <w:tcW w:w="0" w:type="auto"/>
            <w:hideMark/>
          </w:tcPr>
          <w:p w14:paraId="32B272FC" w14:textId="77777777" w:rsidR="008C47A7" w:rsidRPr="008C47A7" w:rsidRDefault="008C47A7" w:rsidP="008C47A7">
            <w:pPr>
              <w:spacing w:after="120" w:line="264" w:lineRule="auto"/>
            </w:pPr>
            <w:r w:rsidRPr="008C47A7">
              <w:t>RGR-AU-006</w:t>
            </w:r>
          </w:p>
        </w:tc>
        <w:tc>
          <w:tcPr>
            <w:tcW w:w="0" w:type="auto"/>
            <w:hideMark/>
          </w:tcPr>
          <w:p w14:paraId="02F20D9C" w14:textId="77777777" w:rsidR="008C47A7" w:rsidRPr="008C47A7" w:rsidRDefault="008C47A7" w:rsidP="008C47A7">
            <w:pPr>
              <w:spacing w:after="120" w:line="264" w:lineRule="auto"/>
            </w:pPr>
            <w:r w:rsidRPr="008C47A7">
              <w:t>RG-Plus MUST</w:t>
            </w:r>
          </w:p>
        </w:tc>
        <w:tc>
          <w:tcPr>
            <w:tcW w:w="0" w:type="auto"/>
            <w:hideMark/>
          </w:tcPr>
          <w:p w14:paraId="1B00C7E8" w14:textId="77777777" w:rsidR="008C47A7" w:rsidRPr="008C47A7" w:rsidRDefault="008C47A7" w:rsidP="008C47A7">
            <w:pPr>
              <w:spacing w:after="120" w:line="264" w:lineRule="auto"/>
            </w:pPr>
            <w:r w:rsidRPr="008C47A7">
              <w:t>Represent audit-based claims with explicit coverage bounds (time range, licensing, availability).</w:t>
            </w:r>
          </w:p>
        </w:tc>
        <w:tc>
          <w:tcPr>
            <w:tcW w:w="0" w:type="auto"/>
            <w:hideMark/>
          </w:tcPr>
          <w:p w14:paraId="0801C589" w14:textId="77777777" w:rsidR="008C47A7" w:rsidRPr="008C47A7" w:rsidRDefault="008C47A7" w:rsidP="008C47A7">
            <w:pPr>
              <w:spacing w:after="120" w:line="264" w:lineRule="auto"/>
            </w:pPr>
            <w:r w:rsidRPr="008C47A7">
              <w:t>Demonstrate “unknown” classification when audit coverage is incomplete.</w:t>
            </w:r>
          </w:p>
        </w:tc>
      </w:tr>
      <w:tr w:rsidR="008C47A7" w:rsidRPr="008C47A7" w14:paraId="45A8AF2F" w14:textId="77777777" w:rsidTr="008C47A7">
        <w:tc>
          <w:tcPr>
            <w:tcW w:w="0" w:type="auto"/>
            <w:hideMark/>
          </w:tcPr>
          <w:p w14:paraId="785D7771" w14:textId="77777777" w:rsidR="008C47A7" w:rsidRPr="008C47A7" w:rsidRDefault="008C47A7" w:rsidP="008C47A7">
            <w:pPr>
              <w:spacing w:after="120" w:line="264" w:lineRule="auto"/>
            </w:pPr>
            <w:r w:rsidRPr="008C47A7">
              <w:t>RGR-AU-007</w:t>
            </w:r>
          </w:p>
        </w:tc>
        <w:tc>
          <w:tcPr>
            <w:tcW w:w="0" w:type="auto"/>
            <w:hideMark/>
          </w:tcPr>
          <w:p w14:paraId="34BC2D53" w14:textId="77777777" w:rsidR="008C47A7" w:rsidRPr="008C47A7" w:rsidRDefault="008C47A7" w:rsidP="008C47A7">
            <w:pPr>
              <w:spacing w:after="120" w:line="264" w:lineRule="auto"/>
            </w:pPr>
            <w:r w:rsidRPr="008C47A7">
              <w:t>RG-Core MUST</w:t>
            </w:r>
          </w:p>
        </w:tc>
        <w:tc>
          <w:tcPr>
            <w:tcW w:w="0" w:type="auto"/>
            <w:hideMark/>
          </w:tcPr>
          <w:p w14:paraId="3223ABFC" w14:textId="77777777" w:rsidR="008C47A7" w:rsidRPr="008C47A7" w:rsidRDefault="008C47A7" w:rsidP="008C47A7">
            <w:pPr>
              <w:spacing w:after="120" w:line="264" w:lineRule="auto"/>
            </w:pPr>
            <w:r w:rsidRPr="008C47A7">
              <w:t>Maintain immutable audit trail of preservation triggers and actions.</w:t>
            </w:r>
          </w:p>
        </w:tc>
        <w:tc>
          <w:tcPr>
            <w:tcW w:w="0" w:type="auto"/>
            <w:hideMark/>
          </w:tcPr>
          <w:p w14:paraId="1D89AC6E" w14:textId="77777777" w:rsidR="008C47A7" w:rsidRPr="008C47A7" w:rsidRDefault="008C47A7" w:rsidP="008C47A7">
            <w:pPr>
              <w:spacing w:after="120" w:line="264" w:lineRule="auto"/>
            </w:pPr>
            <w:r w:rsidRPr="008C47A7">
              <w:t>Show end-to-end chain-of-custody across preserve and export.</w:t>
            </w:r>
          </w:p>
        </w:tc>
      </w:tr>
      <w:tr w:rsidR="008C47A7" w:rsidRPr="008C47A7" w14:paraId="40C866E8" w14:textId="77777777" w:rsidTr="008C47A7">
        <w:tc>
          <w:tcPr>
            <w:tcW w:w="0" w:type="auto"/>
            <w:hideMark/>
          </w:tcPr>
          <w:p w14:paraId="735572E4" w14:textId="77777777" w:rsidR="008C47A7" w:rsidRPr="008C47A7" w:rsidRDefault="008C47A7" w:rsidP="008C47A7">
            <w:pPr>
              <w:spacing w:after="120" w:line="264" w:lineRule="auto"/>
            </w:pPr>
            <w:r w:rsidRPr="008C47A7">
              <w:t>RGR-AU-008</w:t>
            </w:r>
          </w:p>
        </w:tc>
        <w:tc>
          <w:tcPr>
            <w:tcW w:w="0" w:type="auto"/>
            <w:hideMark/>
          </w:tcPr>
          <w:p w14:paraId="30258659" w14:textId="77777777" w:rsidR="008C47A7" w:rsidRPr="008C47A7" w:rsidRDefault="008C47A7" w:rsidP="008C47A7">
            <w:pPr>
              <w:spacing w:after="120" w:line="264" w:lineRule="auto"/>
            </w:pPr>
            <w:r w:rsidRPr="008C47A7">
              <w:t>RG-Max SHOULD</w:t>
            </w:r>
          </w:p>
        </w:tc>
        <w:tc>
          <w:tcPr>
            <w:tcW w:w="0" w:type="auto"/>
            <w:hideMark/>
          </w:tcPr>
          <w:p w14:paraId="2A9FBF01" w14:textId="77777777" w:rsidR="008C47A7" w:rsidRPr="008C47A7" w:rsidRDefault="008C47A7" w:rsidP="008C47A7">
            <w:pPr>
              <w:spacing w:after="120" w:line="264" w:lineRule="auto"/>
            </w:pPr>
            <w:r w:rsidRPr="008C47A7">
              <w:t>Enable accessed-version analysis by correlating audit events to version timelines.</w:t>
            </w:r>
          </w:p>
        </w:tc>
        <w:tc>
          <w:tcPr>
            <w:tcW w:w="0" w:type="auto"/>
            <w:hideMark/>
          </w:tcPr>
          <w:p w14:paraId="4D6F4575" w14:textId="77777777" w:rsidR="008C47A7" w:rsidRPr="008C47A7" w:rsidRDefault="008C47A7" w:rsidP="008C47A7">
            <w:pPr>
              <w:spacing w:after="120" w:line="264" w:lineRule="auto"/>
            </w:pPr>
            <w:r w:rsidRPr="008C47A7">
              <w:t>Demonstrate accessed-version output for controlled scenario.</w:t>
            </w:r>
          </w:p>
        </w:tc>
      </w:tr>
    </w:tbl>
    <w:p w14:paraId="63209E1B" w14:textId="77777777" w:rsidR="008C47A7" w:rsidRPr="008C47A7" w:rsidRDefault="00000000" w:rsidP="008C47A7">
      <w:r>
        <w:pict w14:anchorId="799AD063">
          <v:rect id="_x0000_i1033" style="width:0;height:1.5pt" o:hralign="center" o:hrstd="t" o:hr="t" fillcolor="#a0a0a0" stroked="f"/>
        </w:pict>
      </w:r>
    </w:p>
    <w:p w14:paraId="755E6B1D" w14:textId="77777777" w:rsidR="008C47A7" w:rsidRPr="008C47A7" w:rsidRDefault="008C47A7" w:rsidP="008C47A7">
      <w:pPr>
        <w:pStyle w:val="Heading2"/>
      </w:pPr>
      <w:bookmarkStart w:id="73" w:name="_Toc223157480"/>
      <w:r w:rsidRPr="008C47A7">
        <w:t>B.3 Document State and Deterministic Resolution (RGR-DS)</w:t>
      </w:r>
      <w:bookmarkEnd w:id="73"/>
    </w:p>
    <w:tbl>
      <w:tblPr>
        <w:tblStyle w:val="TableGrid"/>
        <w:tblW w:w="0" w:type="auto"/>
        <w:tblLook w:val="04A0" w:firstRow="1" w:lastRow="0" w:firstColumn="1" w:lastColumn="0" w:noHBand="0" w:noVBand="1"/>
      </w:tblPr>
      <w:tblGrid>
        <w:gridCol w:w="838"/>
        <w:gridCol w:w="1161"/>
        <w:gridCol w:w="4944"/>
        <w:gridCol w:w="2633"/>
      </w:tblGrid>
      <w:tr w:rsidR="008C47A7" w:rsidRPr="008C47A7" w14:paraId="24684ACC" w14:textId="77777777" w:rsidTr="008C47A7">
        <w:tc>
          <w:tcPr>
            <w:tcW w:w="0" w:type="auto"/>
            <w:hideMark/>
          </w:tcPr>
          <w:p w14:paraId="42403AA9" w14:textId="77777777" w:rsidR="008C47A7" w:rsidRPr="008C47A7" w:rsidRDefault="008C47A7" w:rsidP="008C47A7">
            <w:pPr>
              <w:spacing w:after="120" w:line="264" w:lineRule="auto"/>
              <w:rPr>
                <w:b/>
                <w:bCs/>
              </w:rPr>
            </w:pPr>
            <w:r w:rsidRPr="008C47A7">
              <w:rPr>
                <w:b/>
                <w:bCs/>
              </w:rPr>
              <w:t>Code</w:t>
            </w:r>
          </w:p>
        </w:tc>
        <w:tc>
          <w:tcPr>
            <w:tcW w:w="0" w:type="auto"/>
            <w:hideMark/>
          </w:tcPr>
          <w:p w14:paraId="35173A70" w14:textId="77777777" w:rsidR="008C47A7" w:rsidRPr="008C47A7" w:rsidRDefault="008C47A7" w:rsidP="008C47A7">
            <w:pPr>
              <w:spacing w:after="120" w:line="264" w:lineRule="auto"/>
              <w:rPr>
                <w:b/>
                <w:bCs/>
              </w:rPr>
            </w:pPr>
            <w:r w:rsidRPr="008C47A7">
              <w:rPr>
                <w:b/>
                <w:bCs/>
              </w:rPr>
              <w:t>Level</w:t>
            </w:r>
          </w:p>
        </w:tc>
        <w:tc>
          <w:tcPr>
            <w:tcW w:w="0" w:type="auto"/>
            <w:hideMark/>
          </w:tcPr>
          <w:p w14:paraId="5729BABF" w14:textId="77777777" w:rsidR="008C47A7" w:rsidRPr="008C47A7" w:rsidRDefault="008C47A7" w:rsidP="008C47A7">
            <w:pPr>
              <w:spacing w:after="120" w:line="264" w:lineRule="auto"/>
              <w:rPr>
                <w:b/>
                <w:bCs/>
              </w:rPr>
            </w:pPr>
            <w:r w:rsidRPr="008C47A7">
              <w:rPr>
                <w:b/>
                <w:bCs/>
              </w:rPr>
              <w:t>Requirement</w:t>
            </w:r>
          </w:p>
        </w:tc>
        <w:tc>
          <w:tcPr>
            <w:tcW w:w="0" w:type="auto"/>
            <w:hideMark/>
          </w:tcPr>
          <w:p w14:paraId="76EE05FA" w14:textId="77777777" w:rsidR="008C47A7" w:rsidRPr="008C47A7" w:rsidRDefault="008C47A7" w:rsidP="008C47A7">
            <w:pPr>
              <w:spacing w:after="120" w:line="264" w:lineRule="auto"/>
              <w:rPr>
                <w:b/>
                <w:bCs/>
              </w:rPr>
            </w:pPr>
            <w:r w:rsidRPr="008C47A7">
              <w:rPr>
                <w:b/>
                <w:bCs/>
              </w:rPr>
              <w:t>Verification</w:t>
            </w:r>
          </w:p>
        </w:tc>
      </w:tr>
      <w:tr w:rsidR="008C47A7" w:rsidRPr="008C47A7" w14:paraId="17A6B61A" w14:textId="77777777" w:rsidTr="008C47A7">
        <w:tc>
          <w:tcPr>
            <w:tcW w:w="0" w:type="auto"/>
            <w:hideMark/>
          </w:tcPr>
          <w:p w14:paraId="500A3B11" w14:textId="77777777" w:rsidR="008C47A7" w:rsidRPr="008C47A7" w:rsidRDefault="008C47A7" w:rsidP="008C47A7">
            <w:pPr>
              <w:spacing w:after="120" w:line="264" w:lineRule="auto"/>
            </w:pPr>
            <w:r w:rsidRPr="008C47A7">
              <w:t>RGR-DS-001</w:t>
            </w:r>
          </w:p>
        </w:tc>
        <w:tc>
          <w:tcPr>
            <w:tcW w:w="0" w:type="auto"/>
            <w:hideMark/>
          </w:tcPr>
          <w:p w14:paraId="3388D58A" w14:textId="77777777" w:rsidR="008C47A7" w:rsidRPr="008C47A7" w:rsidRDefault="008C47A7" w:rsidP="008C47A7">
            <w:pPr>
              <w:spacing w:after="120" w:line="264" w:lineRule="auto"/>
            </w:pPr>
            <w:r w:rsidRPr="008C47A7">
              <w:t>RG-Core MUST</w:t>
            </w:r>
          </w:p>
        </w:tc>
        <w:tc>
          <w:tcPr>
            <w:tcW w:w="0" w:type="auto"/>
            <w:hideMark/>
          </w:tcPr>
          <w:p w14:paraId="2374EB39" w14:textId="77777777" w:rsidR="008C47A7" w:rsidRPr="008C47A7" w:rsidRDefault="008C47A7" w:rsidP="008C47A7">
            <w:pPr>
              <w:spacing w:after="120" w:line="264" w:lineRule="auto"/>
            </w:pPr>
            <w:r w:rsidRPr="008C47A7">
              <w:t>Preserve file bytes for each preserved version and compute cryptographic hashes.</w:t>
            </w:r>
          </w:p>
        </w:tc>
        <w:tc>
          <w:tcPr>
            <w:tcW w:w="0" w:type="auto"/>
            <w:hideMark/>
          </w:tcPr>
          <w:p w14:paraId="5770A63F" w14:textId="77777777" w:rsidR="008C47A7" w:rsidRPr="008C47A7" w:rsidRDefault="008C47A7" w:rsidP="008C47A7">
            <w:pPr>
              <w:spacing w:after="120" w:line="264" w:lineRule="auto"/>
            </w:pPr>
            <w:r w:rsidRPr="008C47A7">
              <w:t>Validate hash stability across repeated exports.</w:t>
            </w:r>
          </w:p>
        </w:tc>
      </w:tr>
      <w:tr w:rsidR="008C47A7" w:rsidRPr="008C47A7" w14:paraId="6E08CE6A" w14:textId="77777777" w:rsidTr="008C47A7">
        <w:tc>
          <w:tcPr>
            <w:tcW w:w="0" w:type="auto"/>
            <w:hideMark/>
          </w:tcPr>
          <w:p w14:paraId="71A4B68B" w14:textId="77777777" w:rsidR="008C47A7" w:rsidRPr="008C47A7" w:rsidRDefault="008C47A7" w:rsidP="008C47A7">
            <w:pPr>
              <w:spacing w:after="120" w:line="264" w:lineRule="auto"/>
            </w:pPr>
            <w:r w:rsidRPr="008C47A7">
              <w:t>RGR-DS-002</w:t>
            </w:r>
          </w:p>
        </w:tc>
        <w:tc>
          <w:tcPr>
            <w:tcW w:w="0" w:type="auto"/>
            <w:hideMark/>
          </w:tcPr>
          <w:p w14:paraId="56FBEE0D" w14:textId="77777777" w:rsidR="008C47A7" w:rsidRPr="008C47A7" w:rsidRDefault="008C47A7" w:rsidP="008C47A7">
            <w:pPr>
              <w:spacing w:after="120" w:line="264" w:lineRule="auto"/>
            </w:pPr>
            <w:r w:rsidRPr="008C47A7">
              <w:t>RG-Core MUST</w:t>
            </w:r>
          </w:p>
        </w:tc>
        <w:tc>
          <w:tcPr>
            <w:tcW w:w="0" w:type="auto"/>
            <w:hideMark/>
          </w:tcPr>
          <w:p w14:paraId="19E856CC" w14:textId="77777777" w:rsidR="008C47A7" w:rsidRPr="008C47A7" w:rsidRDefault="008C47A7" w:rsidP="008C47A7">
            <w:pPr>
              <w:spacing w:after="120" w:line="264" w:lineRule="auto"/>
            </w:pPr>
            <w:r w:rsidRPr="008C47A7">
              <w:t>Persist version identifiers, timestamps, and lineage metadata.</w:t>
            </w:r>
          </w:p>
        </w:tc>
        <w:tc>
          <w:tcPr>
            <w:tcW w:w="0" w:type="auto"/>
            <w:hideMark/>
          </w:tcPr>
          <w:p w14:paraId="01567D12" w14:textId="77777777" w:rsidR="008C47A7" w:rsidRPr="008C47A7" w:rsidRDefault="008C47A7" w:rsidP="008C47A7">
            <w:pPr>
              <w:spacing w:after="120" w:line="264" w:lineRule="auto"/>
            </w:pPr>
            <w:r w:rsidRPr="008C47A7">
              <w:t>Demonstrate version list with stable IDs.</w:t>
            </w:r>
          </w:p>
        </w:tc>
      </w:tr>
      <w:tr w:rsidR="008C47A7" w:rsidRPr="008C47A7" w14:paraId="24F8B3AF" w14:textId="77777777" w:rsidTr="008C47A7">
        <w:tc>
          <w:tcPr>
            <w:tcW w:w="0" w:type="auto"/>
            <w:hideMark/>
          </w:tcPr>
          <w:p w14:paraId="62E39F29" w14:textId="77777777" w:rsidR="008C47A7" w:rsidRPr="008C47A7" w:rsidRDefault="008C47A7" w:rsidP="008C47A7">
            <w:pPr>
              <w:spacing w:after="120" w:line="264" w:lineRule="auto"/>
            </w:pPr>
            <w:r w:rsidRPr="008C47A7">
              <w:t>RGR-DS-003</w:t>
            </w:r>
          </w:p>
        </w:tc>
        <w:tc>
          <w:tcPr>
            <w:tcW w:w="0" w:type="auto"/>
            <w:hideMark/>
          </w:tcPr>
          <w:p w14:paraId="515DC76D" w14:textId="77777777" w:rsidR="008C47A7" w:rsidRPr="008C47A7" w:rsidRDefault="008C47A7" w:rsidP="008C47A7">
            <w:pPr>
              <w:spacing w:after="120" w:line="264" w:lineRule="auto"/>
            </w:pPr>
            <w:r w:rsidRPr="008C47A7">
              <w:t>RG-Core MUST</w:t>
            </w:r>
          </w:p>
        </w:tc>
        <w:tc>
          <w:tcPr>
            <w:tcW w:w="0" w:type="auto"/>
            <w:hideMark/>
          </w:tcPr>
          <w:p w14:paraId="15B89125" w14:textId="77777777" w:rsidR="008C47A7" w:rsidRPr="008C47A7" w:rsidRDefault="008C47A7" w:rsidP="008C47A7">
            <w:pPr>
              <w:spacing w:after="120" w:line="264" w:lineRule="auto"/>
            </w:pPr>
            <w:r w:rsidRPr="008C47A7">
              <w:t xml:space="preserve">Deterministically resolve an as-of version for modern attachments using event timestamp (latest version where </w:t>
            </w:r>
            <w:proofErr w:type="spellStart"/>
            <w:r w:rsidRPr="008C47A7">
              <w:t>lastModifiedDateTime</w:t>
            </w:r>
            <w:proofErr w:type="spellEnd"/>
            <w:r w:rsidRPr="008C47A7">
              <w:t xml:space="preserve"> ≤ message timestamp).</w:t>
            </w:r>
          </w:p>
        </w:tc>
        <w:tc>
          <w:tcPr>
            <w:tcW w:w="0" w:type="auto"/>
            <w:hideMark/>
          </w:tcPr>
          <w:p w14:paraId="64A4E52C" w14:textId="77777777" w:rsidR="008C47A7" w:rsidRPr="008C47A7" w:rsidRDefault="008C47A7" w:rsidP="008C47A7">
            <w:pPr>
              <w:spacing w:after="120" w:line="264" w:lineRule="auto"/>
            </w:pPr>
            <w:r w:rsidRPr="008C47A7">
              <w:t>Demonstrate deterministic resolution rule.</w:t>
            </w:r>
          </w:p>
        </w:tc>
      </w:tr>
      <w:tr w:rsidR="008C47A7" w:rsidRPr="008C47A7" w14:paraId="6BF827F1" w14:textId="77777777" w:rsidTr="008C47A7">
        <w:tc>
          <w:tcPr>
            <w:tcW w:w="0" w:type="auto"/>
            <w:hideMark/>
          </w:tcPr>
          <w:p w14:paraId="74120D39" w14:textId="77777777" w:rsidR="008C47A7" w:rsidRPr="008C47A7" w:rsidRDefault="008C47A7" w:rsidP="008C47A7">
            <w:pPr>
              <w:spacing w:after="120" w:line="264" w:lineRule="auto"/>
            </w:pPr>
            <w:r w:rsidRPr="008C47A7">
              <w:t>RGR-DS-004</w:t>
            </w:r>
          </w:p>
        </w:tc>
        <w:tc>
          <w:tcPr>
            <w:tcW w:w="0" w:type="auto"/>
            <w:hideMark/>
          </w:tcPr>
          <w:p w14:paraId="73923CF0" w14:textId="77777777" w:rsidR="008C47A7" w:rsidRPr="008C47A7" w:rsidRDefault="008C47A7" w:rsidP="008C47A7">
            <w:pPr>
              <w:spacing w:after="120" w:line="264" w:lineRule="auto"/>
            </w:pPr>
            <w:r w:rsidRPr="008C47A7">
              <w:t>RG-Core MUST</w:t>
            </w:r>
          </w:p>
        </w:tc>
        <w:tc>
          <w:tcPr>
            <w:tcW w:w="0" w:type="auto"/>
            <w:hideMark/>
          </w:tcPr>
          <w:p w14:paraId="4C38BF7E" w14:textId="77777777" w:rsidR="008C47A7" w:rsidRPr="008C47A7" w:rsidRDefault="008C47A7" w:rsidP="008C47A7">
            <w:pPr>
              <w:spacing w:after="120" w:line="264" w:lineRule="auto"/>
            </w:pPr>
            <w:r w:rsidRPr="008C47A7">
              <w:t xml:space="preserve">Apply deterministic </w:t>
            </w:r>
            <w:proofErr w:type="gramStart"/>
            <w:r w:rsidRPr="008C47A7">
              <w:t>tie-breaker</w:t>
            </w:r>
            <w:proofErr w:type="gramEnd"/>
            <w:r w:rsidRPr="008C47A7">
              <w:t xml:space="preserve"> when multiple versions share same timestamp.</w:t>
            </w:r>
          </w:p>
        </w:tc>
        <w:tc>
          <w:tcPr>
            <w:tcW w:w="0" w:type="auto"/>
            <w:hideMark/>
          </w:tcPr>
          <w:p w14:paraId="38172BCD" w14:textId="77777777" w:rsidR="008C47A7" w:rsidRPr="008C47A7" w:rsidRDefault="008C47A7" w:rsidP="008C47A7">
            <w:pPr>
              <w:spacing w:after="120" w:line="264" w:lineRule="auto"/>
            </w:pPr>
            <w:r w:rsidRPr="008C47A7">
              <w:t>Show consistent tie-breaker behavior.</w:t>
            </w:r>
          </w:p>
        </w:tc>
      </w:tr>
      <w:tr w:rsidR="008C47A7" w:rsidRPr="008C47A7" w14:paraId="141600F8" w14:textId="77777777" w:rsidTr="008C47A7">
        <w:tc>
          <w:tcPr>
            <w:tcW w:w="0" w:type="auto"/>
            <w:hideMark/>
          </w:tcPr>
          <w:p w14:paraId="2A214BE7" w14:textId="77777777" w:rsidR="008C47A7" w:rsidRPr="008C47A7" w:rsidRDefault="008C47A7" w:rsidP="008C47A7">
            <w:pPr>
              <w:spacing w:after="120" w:line="264" w:lineRule="auto"/>
            </w:pPr>
            <w:r w:rsidRPr="008C47A7">
              <w:t>RGR-DS-005</w:t>
            </w:r>
          </w:p>
        </w:tc>
        <w:tc>
          <w:tcPr>
            <w:tcW w:w="0" w:type="auto"/>
            <w:hideMark/>
          </w:tcPr>
          <w:p w14:paraId="5A69A06D" w14:textId="77777777" w:rsidR="008C47A7" w:rsidRPr="008C47A7" w:rsidRDefault="008C47A7" w:rsidP="008C47A7">
            <w:pPr>
              <w:spacing w:after="120" w:line="264" w:lineRule="auto"/>
            </w:pPr>
            <w:r w:rsidRPr="008C47A7">
              <w:t>RG-Core MUST</w:t>
            </w:r>
          </w:p>
        </w:tc>
        <w:tc>
          <w:tcPr>
            <w:tcW w:w="0" w:type="auto"/>
            <w:hideMark/>
          </w:tcPr>
          <w:p w14:paraId="213C68B1" w14:textId="77777777" w:rsidR="008C47A7" w:rsidRPr="008C47A7" w:rsidRDefault="008C47A7" w:rsidP="008C47A7">
            <w:pPr>
              <w:spacing w:after="120" w:line="264" w:lineRule="auto"/>
            </w:pPr>
            <w:r w:rsidRPr="008C47A7">
              <w:t xml:space="preserve">Record fallback rules when version history </w:t>
            </w:r>
            <w:proofErr w:type="gramStart"/>
            <w:r w:rsidRPr="008C47A7">
              <w:t>incomplete</w:t>
            </w:r>
            <w:proofErr w:type="gramEnd"/>
            <w:r w:rsidRPr="008C47A7">
              <w:t xml:space="preserve"> or unavailable.</w:t>
            </w:r>
          </w:p>
        </w:tc>
        <w:tc>
          <w:tcPr>
            <w:tcW w:w="0" w:type="auto"/>
            <w:hideMark/>
          </w:tcPr>
          <w:p w14:paraId="258901C7" w14:textId="77777777" w:rsidR="008C47A7" w:rsidRPr="008C47A7" w:rsidRDefault="008C47A7" w:rsidP="008C47A7">
            <w:pPr>
              <w:spacing w:after="120" w:line="264" w:lineRule="auto"/>
            </w:pPr>
            <w:r w:rsidRPr="008C47A7">
              <w:t>Demonstrate explicit fallback documentation.</w:t>
            </w:r>
          </w:p>
        </w:tc>
      </w:tr>
      <w:tr w:rsidR="008C47A7" w:rsidRPr="008C47A7" w14:paraId="2808E4AE" w14:textId="77777777" w:rsidTr="008C47A7">
        <w:tc>
          <w:tcPr>
            <w:tcW w:w="0" w:type="auto"/>
            <w:hideMark/>
          </w:tcPr>
          <w:p w14:paraId="2B2FDD1F" w14:textId="77777777" w:rsidR="008C47A7" w:rsidRPr="008C47A7" w:rsidRDefault="008C47A7" w:rsidP="008C47A7">
            <w:pPr>
              <w:spacing w:after="120" w:line="264" w:lineRule="auto"/>
            </w:pPr>
            <w:r w:rsidRPr="008C47A7">
              <w:t>RGR-DS-006</w:t>
            </w:r>
          </w:p>
        </w:tc>
        <w:tc>
          <w:tcPr>
            <w:tcW w:w="0" w:type="auto"/>
            <w:hideMark/>
          </w:tcPr>
          <w:p w14:paraId="6642BC7C" w14:textId="77777777" w:rsidR="008C47A7" w:rsidRPr="008C47A7" w:rsidRDefault="008C47A7" w:rsidP="008C47A7">
            <w:pPr>
              <w:spacing w:after="120" w:line="264" w:lineRule="auto"/>
            </w:pPr>
            <w:r w:rsidRPr="008C47A7">
              <w:t>RG-Core MUST</w:t>
            </w:r>
          </w:p>
        </w:tc>
        <w:tc>
          <w:tcPr>
            <w:tcW w:w="0" w:type="auto"/>
            <w:hideMark/>
          </w:tcPr>
          <w:p w14:paraId="2945D32A" w14:textId="77777777" w:rsidR="008C47A7" w:rsidRPr="008C47A7" w:rsidRDefault="008C47A7" w:rsidP="008C47A7">
            <w:pPr>
              <w:spacing w:after="120" w:line="264" w:lineRule="auto"/>
            </w:pPr>
            <w:r w:rsidRPr="008C47A7">
              <w:t>Canonicalize and resolve sharing links and redirects to underlying repository objects.</w:t>
            </w:r>
          </w:p>
        </w:tc>
        <w:tc>
          <w:tcPr>
            <w:tcW w:w="0" w:type="auto"/>
            <w:hideMark/>
          </w:tcPr>
          <w:p w14:paraId="76C2BE3B" w14:textId="77777777" w:rsidR="008C47A7" w:rsidRPr="008C47A7" w:rsidRDefault="008C47A7" w:rsidP="008C47A7">
            <w:pPr>
              <w:spacing w:after="120" w:line="264" w:lineRule="auto"/>
            </w:pPr>
            <w:r w:rsidRPr="008C47A7">
              <w:t>Demonstrate resolution across redirect scenarios.</w:t>
            </w:r>
          </w:p>
        </w:tc>
      </w:tr>
      <w:tr w:rsidR="008C47A7" w:rsidRPr="008C47A7" w14:paraId="144C417C" w14:textId="77777777" w:rsidTr="008C47A7">
        <w:tc>
          <w:tcPr>
            <w:tcW w:w="0" w:type="auto"/>
            <w:hideMark/>
          </w:tcPr>
          <w:p w14:paraId="7839BBCD" w14:textId="77777777" w:rsidR="008C47A7" w:rsidRPr="008C47A7" w:rsidRDefault="008C47A7" w:rsidP="008C47A7">
            <w:pPr>
              <w:spacing w:after="120" w:line="264" w:lineRule="auto"/>
            </w:pPr>
            <w:r w:rsidRPr="008C47A7">
              <w:t>RGR-</w:t>
            </w:r>
            <w:r w:rsidRPr="008C47A7">
              <w:lastRenderedPageBreak/>
              <w:t>DS-007</w:t>
            </w:r>
          </w:p>
        </w:tc>
        <w:tc>
          <w:tcPr>
            <w:tcW w:w="0" w:type="auto"/>
            <w:hideMark/>
          </w:tcPr>
          <w:p w14:paraId="59E6AA72" w14:textId="77777777" w:rsidR="008C47A7" w:rsidRPr="008C47A7" w:rsidRDefault="008C47A7" w:rsidP="008C47A7">
            <w:pPr>
              <w:spacing w:after="120" w:line="264" w:lineRule="auto"/>
            </w:pPr>
            <w:r w:rsidRPr="008C47A7">
              <w:lastRenderedPageBreak/>
              <w:t xml:space="preserve">RG-Core </w:t>
            </w:r>
            <w:r w:rsidRPr="008C47A7">
              <w:lastRenderedPageBreak/>
              <w:t>MUST</w:t>
            </w:r>
          </w:p>
        </w:tc>
        <w:tc>
          <w:tcPr>
            <w:tcW w:w="0" w:type="auto"/>
            <w:hideMark/>
          </w:tcPr>
          <w:p w14:paraId="0125C4BD" w14:textId="77777777" w:rsidR="008C47A7" w:rsidRPr="008C47A7" w:rsidRDefault="008C47A7" w:rsidP="008C47A7">
            <w:pPr>
              <w:spacing w:after="120" w:line="264" w:lineRule="auto"/>
            </w:pPr>
            <w:r w:rsidRPr="008C47A7">
              <w:lastRenderedPageBreak/>
              <w:t>Persist stable platform identifiers (</w:t>
            </w:r>
            <w:proofErr w:type="spellStart"/>
            <w:r w:rsidRPr="008C47A7">
              <w:t>siteId</w:t>
            </w:r>
            <w:proofErr w:type="spellEnd"/>
            <w:r w:rsidRPr="008C47A7">
              <w:t xml:space="preserve">, </w:t>
            </w:r>
            <w:proofErr w:type="spellStart"/>
            <w:r w:rsidRPr="008C47A7">
              <w:t>driveId</w:t>
            </w:r>
            <w:proofErr w:type="spellEnd"/>
            <w:r w:rsidRPr="008C47A7">
              <w:t xml:space="preserve">, </w:t>
            </w:r>
            <w:proofErr w:type="spellStart"/>
            <w:r w:rsidRPr="008C47A7">
              <w:lastRenderedPageBreak/>
              <w:t>itemId</w:t>
            </w:r>
            <w:proofErr w:type="spellEnd"/>
            <w:r w:rsidRPr="008C47A7">
              <w:t xml:space="preserve">, </w:t>
            </w:r>
            <w:proofErr w:type="spellStart"/>
            <w:r w:rsidRPr="008C47A7">
              <w:t>listItemUniqueId</w:t>
            </w:r>
            <w:proofErr w:type="spellEnd"/>
            <w:r w:rsidRPr="008C47A7">
              <w:t xml:space="preserve">, </w:t>
            </w:r>
            <w:proofErr w:type="spellStart"/>
            <w:r w:rsidRPr="008C47A7">
              <w:t>versionId</w:t>
            </w:r>
            <w:proofErr w:type="spellEnd"/>
            <w:r w:rsidRPr="008C47A7">
              <w:t>) where applicable.</w:t>
            </w:r>
          </w:p>
        </w:tc>
        <w:tc>
          <w:tcPr>
            <w:tcW w:w="0" w:type="auto"/>
            <w:hideMark/>
          </w:tcPr>
          <w:p w14:paraId="20F93AAA" w14:textId="77777777" w:rsidR="008C47A7" w:rsidRPr="008C47A7" w:rsidRDefault="008C47A7" w:rsidP="008C47A7">
            <w:pPr>
              <w:spacing w:after="120" w:line="264" w:lineRule="auto"/>
            </w:pPr>
            <w:r w:rsidRPr="008C47A7">
              <w:lastRenderedPageBreak/>
              <w:t xml:space="preserve">Inspect preserved </w:t>
            </w:r>
            <w:r w:rsidRPr="008C47A7">
              <w:lastRenderedPageBreak/>
              <w:t xml:space="preserve">metadata and re-resolve content after </w:t>
            </w:r>
            <w:proofErr w:type="gramStart"/>
            <w:r w:rsidRPr="008C47A7">
              <w:t>move</w:t>
            </w:r>
            <w:proofErr w:type="gramEnd"/>
            <w:r w:rsidRPr="008C47A7">
              <w:t>.</w:t>
            </w:r>
          </w:p>
        </w:tc>
      </w:tr>
      <w:tr w:rsidR="008C47A7" w:rsidRPr="008C47A7" w14:paraId="09BABED6" w14:textId="77777777" w:rsidTr="008C47A7">
        <w:tc>
          <w:tcPr>
            <w:tcW w:w="0" w:type="auto"/>
            <w:hideMark/>
          </w:tcPr>
          <w:p w14:paraId="4C78FA17" w14:textId="77777777" w:rsidR="008C47A7" w:rsidRPr="008C47A7" w:rsidRDefault="008C47A7" w:rsidP="008C47A7">
            <w:pPr>
              <w:spacing w:after="120" w:line="264" w:lineRule="auto"/>
            </w:pPr>
            <w:r w:rsidRPr="008C47A7">
              <w:lastRenderedPageBreak/>
              <w:t>RGR-DS-008</w:t>
            </w:r>
          </w:p>
        </w:tc>
        <w:tc>
          <w:tcPr>
            <w:tcW w:w="0" w:type="auto"/>
            <w:hideMark/>
          </w:tcPr>
          <w:p w14:paraId="581F23DA" w14:textId="77777777" w:rsidR="008C47A7" w:rsidRPr="008C47A7" w:rsidRDefault="008C47A7" w:rsidP="008C47A7">
            <w:pPr>
              <w:spacing w:after="120" w:line="264" w:lineRule="auto"/>
            </w:pPr>
            <w:r w:rsidRPr="008C47A7">
              <w:t>RG-Plus SHOULD</w:t>
            </w:r>
          </w:p>
        </w:tc>
        <w:tc>
          <w:tcPr>
            <w:tcW w:w="0" w:type="auto"/>
            <w:hideMark/>
          </w:tcPr>
          <w:p w14:paraId="3DAF3C1C" w14:textId="77777777" w:rsidR="008C47A7" w:rsidRPr="008C47A7" w:rsidRDefault="008C47A7" w:rsidP="008C47A7">
            <w:pPr>
              <w:spacing w:after="120" w:line="264" w:lineRule="auto"/>
            </w:pPr>
            <w:r w:rsidRPr="008C47A7">
              <w:t>Support preservation of full version lineage for in-scope repositories where feasible.</w:t>
            </w:r>
          </w:p>
        </w:tc>
        <w:tc>
          <w:tcPr>
            <w:tcW w:w="0" w:type="auto"/>
            <w:hideMark/>
          </w:tcPr>
          <w:p w14:paraId="06A1D6D1" w14:textId="77777777" w:rsidR="008C47A7" w:rsidRPr="008C47A7" w:rsidRDefault="008C47A7" w:rsidP="008C47A7">
            <w:pPr>
              <w:spacing w:after="120" w:line="264" w:lineRule="auto"/>
            </w:pPr>
            <w:r w:rsidRPr="008C47A7">
              <w:t>Demonstrate policy-based version capture.</w:t>
            </w:r>
          </w:p>
        </w:tc>
      </w:tr>
      <w:tr w:rsidR="008C47A7" w:rsidRPr="008C47A7" w14:paraId="3D668E11" w14:textId="77777777" w:rsidTr="008C47A7">
        <w:tc>
          <w:tcPr>
            <w:tcW w:w="0" w:type="auto"/>
            <w:hideMark/>
          </w:tcPr>
          <w:p w14:paraId="5C37BFFA" w14:textId="77777777" w:rsidR="008C47A7" w:rsidRPr="008C47A7" w:rsidRDefault="008C47A7" w:rsidP="008C47A7">
            <w:pPr>
              <w:spacing w:after="120" w:line="264" w:lineRule="auto"/>
            </w:pPr>
            <w:r w:rsidRPr="008C47A7">
              <w:t>RGR-DS-009</w:t>
            </w:r>
          </w:p>
        </w:tc>
        <w:tc>
          <w:tcPr>
            <w:tcW w:w="0" w:type="auto"/>
            <w:hideMark/>
          </w:tcPr>
          <w:p w14:paraId="61CCC86A" w14:textId="77777777" w:rsidR="008C47A7" w:rsidRPr="008C47A7" w:rsidRDefault="008C47A7" w:rsidP="008C47A7">
            <w:pPr>
              <w:spacing w:after="120" w:line="264" w:lineRule="auto"/>
            </w:pPr>
            <w:r w:rsidRPr="008C47A7">
              <w:t>RG-Max MAY</w:t>
            </w:r>
          </w:p>
        </w:tc>
        <w:tc>
          <w:tcPr>
            <w:tcW w:w="0" w:type="auto"/>
            <w:hideMark/>
          </w:tcPr>
          <w:p w14:paraId="0831683F" w14:textId="77777777" w:rsidR="008C47A7" w:rsidRPr="008C47A7" w:rsidRDefault="008C47A7" w:rsidP="008C47A7">
            <w:pPr>
              <w:spacing w:after="120" w:line="264" w:lineRule="auto"/>
            </w:pPr>
            <w:r w:rsidRPr="008C47A7">
              <w:t>Preserve additional metadata required for advanced filtering (</w:t>
            </w:r>
            <w:proofErr w:type="spellStart"/>
            <w:r w:rsidRPr="008C47A7">
              <w:t>createdBy</w:t>
            </w:r>
            <w:proofErr w:type="spellEnd"/>
            <w:r w:rsidRPr="008C47A7">
              <w:t xml:space="preserve">, </w:t>
            </w:r>
            <w:proofErr w:type="spellStart"/>
            <w:r w:rsidRPr="008C47A7">
              <w:t>modifiedBy</w:t>
            </w:r>
            <w:proofErr w:type="spellEnd"/>
            <w:r w:rsidRPr="008C47A7">
              <w:t>, file path history).</w:t>
            </w:r>
          </w:p>
        </w:tc>
        <w:tc>
          <w:tcPr>
            <w:tcW w:w="0" w:type="auto"/>
            <w:hideMark/>
          </w:tcPr>
          <w:p w14:paraId="6A78F547" w14:textId="77777777" w:rsidR="008C47A7" w:rsidRPr="008C47A7" w:rsidRDefault="008C47A7" w:rsidP="008C47A7">
            <w:pPr>
              <w:spacing w:after="120" w:line="264" w:lineRule="auto"/>
            </w:pPr>
            <w:r w:rsidRPr="008C47A7">
              <w:t>Demonstrate completeness in export metadata.</w:t>
            </w:r>
          </w:p>
        </w:tc>
      </w:tr>
      <w:tr w:rsidR="008C47A7" w:rsidRPr="008C47A7" w14:paraId="70A3FFB5" w14:textId="77777777" w:rsidTr="008C47A7">
        <w:tc>
          <w:tcPr>
            <w:tcW w:w="0" w:type="auto"/>
            <w:hideMark/>
          </w:tcPr>
          <w:p w14:paraId="226503E2" w14:textId="77777777" w:rsidR="008C47A7" w:rsidRPr="008C47A7" w:rsidRDefault="008C47A7" w:rsidP="008C47A7">
            <w:pPr>
              <w:spacing w:after="120" w:line="264" w:lineRule="auto"/>
            </w:pPr>
            <w:r w:rsidRPr="008C47A7">
              <w:t>RGR-DS-010</w:t>
            </w:r>
          </w:p>
        </w:tc>
        <w:tc>
          <w:tcPr>
            <w:tcW w:w="0" w:type="auto"/>
            <w:hideMark/>
          </w:tcPr>
          <w:p w14:paraId="1852C98C" w14:textId="77777777" w:rsidR="008C47A7" w:rsidRPr="008C47A7" w:rsidRDefault="008C47A7" w:rsidP="008C47A7">
            <w:pPr>
              <w:spacing w:after="120" w:line="264" w:lineRule="auto"/>
            </w:pPr>
            <w:r w:rsidRPr="008C47A7">
              <w:t>RG-Core MUST</w:t>
            </w:r>
          </w:p>
        </w:tc>
        <w:tc>
          <w:tcPr>
            <w:tcW w:w="0" w:type="auto"/>
            <w:hideMark/>
          </w:tcPr>
          <w:p w14:paraId="3B0ACE89" w14:textId="77777777" w:rsidR="008C47A7" w:rsidRPr="008C47A7" w:rsidRDefault="008C47A7" w:rsidP="008C47A7">
            <w:pPr>
              <w:spacing w:after="120" w:line="264" w:lineRule="auto"/>
            </w:pPr>
            <w:r w:rsidRPr="008C47A7">
              <w:t>Support deterministic resolution even if referenced file is moved, renamed, permission-changed, or deleted within retention bounds.</w:t>
            </w:r>
          </w:p>
        </w:tc>
        <w:tc>
          <w:tcPr>
            <w:tcW w:w="0" w:type="auto"/>
            <w:hideMark/>
          </w:tcPr>
          <w:p w14:paraId="28A22CF8" w14:textId="77777777" w:rsidR="008C47A7" w:rsidRPr="008C47A7" w:rsidRDefault="008C47A7" w:rsidP="008C47A7">
            <w:pPr>
              <w:spacing w:after="120" w:line="264" w:lineRule="auto"/>
            </w:pPr>
            <w:r w:rsidRPr="008C47A7">
              <w:t>Demonstrate stability via stable identifiers and exception records.</w:t>
            </w:r>
          </w:p>
        </w:tc>
      </w:tr>
    </w:tbl>
    <w:p w14:paraId="5E95A5E2" w14:textId="77777777" w:rsidR="008C47A7" w:rsidRPr="008C47A7" w:rsidRDefault="00000000" w:rsidP="008C47A7">
      <w:r>
        <w:pict w14:anchorId="43395EAD">
          <v:rect id="_x0000_i1034" style="width:0;height:1.5pt" o:hralign="center" o:hrstd="t" o:hr="t" fillcolor="#a0a0a0" stroked="f"/>
        </w:pict>
      </w:r>
    </w:p>
    <w:p w14:paraId="2E09B4EE" w14:textId="77777777" w:rsidR="008C47A7" w:rsidRPr="008C47A7" w:rsidRDefault="008C47A7" w:rsidP="008C47A7">
      <w:pPr>
        <w:pStyle w:val="Heading2"/>
      </w:pPr>
      <w:bookmarkStart w:id="74" w:name="_Toc223157481"/>
      <w:r w:rsidRPr="008C47A7">
        <w:t>B.4 Relationship Integrity (RGR-RL)</w:t>
      </w:r>
      <w:bookmarkEnd w:id="74"/>
    </w:p>
    <w:tbl>
      <w:tblPr>
        <w:tblStyle w:val="TableGrid"/>
        <w:tblW w:w="0" w:type="auto"/>
        <w:tblLook w:val="04A0" w:firstRow="1" w:lastRow="0" w:firstColumn="1" w:lastColumn="0" w:noHBand="0" w:noVBand="1"/>
      </w:tblPr>
      <w:tblGrid>
        <w:gridCol w:w="925"/>
        <w:gridCol w:w="1264"/>
        <w:gridCol w:w="4859"/>
        <w:gridCol w:w="2528"/>
      </w:tblGrid>
      <w:tr w:rsidR="008C47A7" w:rsidRPr="008C47A7" w14:paraId="59162926" w14:textId="77777777" w:rsidTr="008C47A7">
        <w:tc>
          <w:tcPr>
            <w:tcW w:w="0" w:type="auto"/>
            <w:hideMark/>
          </w:tcPr>
          <w:p w14:paraId="456EE288" w14:textId="77777777" w:rsidR="008C47A7" w:rsidRPr="008C47A7" w:rsidRDefault="008C47A7" w:rsidP="008C47A7">
            <w:pPr>
              <w:spacing w:after="120" w:line="264" w:lineRule="auto"/>
              <w:rPr>
                <w:b/>
                <w:bCs/>
              </w:rPr>
            </w:pPr>
            <w:r w:rsidRPr="008C47A7">
              <w:rPr>
                <w:b/>
                <w:bCs/>
              </w:rPr>
              <w:t>Code</w:t>
            </w:r>
          </w:p>
        </w:tc>
        <w:tc>
          <w:tcPr>
            <w:tcW w:w="0" w:type="auto"/>
            <w:hideMark/>
          </w:tcPr>
          <w:p w14:paraId="49F54D9A" w14:textId="77777777" w:rsidR="008C47A7" w:rsidRPr="008C47A7" w:rsidRDefault="008C47A7" w:rsidP="008C47A7">
            <w:pPr>
              <w:spacing w:after="120" w:line="264" w:lineRule="auto"/>
              <w:rPr>
                <w:b/>
                <w:bCs/>
              </w:rPr>
            </w:pPr>
            <w:r w:rsidRPr="008C47A7">
              <w:rPr>
                <w:b/>
                <w:bCs/>
              </w:rPr>
              <w:t>Level</w:t>
            </w:r>
          </w:p>
        </w:tc>
        <w:tc>
          <w:tcPr>
            <w:tcW w:w="0" w:type="auto"/>
            <w:hideMark/>
          </w:tcPr>
          <w:p w14:paraId="62AEF0BF" w14:textId="77777777" w:rsidR="008C47A7" w:rsidRPr="008C47A7" w:rsidRDefault="008C47A7" w:rsidP="008C47A7">
            <w:pPr>
              <w:spacing w:after="120" w:line="264" w:lineRule="auto"/>
              <w:rPr>
                <w:b/>
                <w:bCs/>
              </w:rPr>
            </w:pPr>
            <w:r w:rsidRPr="008C47A7">
              <w:rPr>
                <w:b/>
                <w:bCs/>
              </w:rPr>
              <w:t>Requirement</w:t>
            </w:r>
          </w:p>
        </w:tc>
        <w:tc>
          <w:tcPr>
            <w:tcW w:w="0" w:type="auto"/>
            <w:hideMark/>
          </w:tcPr>
          <w:p w14:paraId="6C56CD7D" w14:textId="77777777" w:rsidR="008C47A7" w:rsidRPr="008C47A7" w:rsidRDefault="008C47A7" w:rsidP="008C47A7">
            <w:pPr>
              <w:spacing w:after="120" w:line="264" w:lineRule="auto"/>
              <w:rPr>
                <w:b/>
                <w:bCs/>
              </w:rPr>
            </w:pPr>
            <w:r w:rsidRPr="008C47A7">
              <w:rPr>
                <w:b/>
                <w:bCs/>
              </w:rPr>
              <w:t>Verification</w:t>
            </w:r>
          </w:p>
        </w:tc>
      </w:tr>
      <w:tr w:rsidR="008C47A7" w:rsidRPr="008C47A7" w14:paraId="0D67A869" w14:textId="77777777" w:rsidTr="008C47A7">
        <w:tc>
          <w:tcPr>
            <w:tcW w:w="0" w:type="auto"/>
            <w:hideMark/>
          </w:tcPr>
          <w:p w14:paraId="423570A5" w14:textId="77777777" w:rsidR="008C47A7" w:rsidRPr="008C47A7" w:rsidRDefault="008C47A7" w:rsidP="008C47A7">
            <w:pPr>
              <w:spacing w:after="120" w:line="264" w:lineRule="auto"/>
            </w:pPr>
            <w:r w:rsidRPr="008C47A7">
              <w:t>RGR-RL-001</w:t>
            </w:r>
          </w:p>
        </w:tc>
        <w:tc>
          <w:tcPr>
            <w:tcW w:w="0" w:type="auto"/>
            <w:hideMark/>
          </w:tcPr>
          <w:p w14:paraId="172F3B9E" w14:textId="77777777" w:rsidR="008C47A7" w:rsidRPr="008C47A7" w:rsidRDefault="008C47A7" w:rsidP="008C47A7">
            <w:pPr>
              <w:spacing w:after="120" w:line="264" w:lineRule="auto"/>
            </w:pPr>
            <w:r w:rsidRPr="008C47A7">
              <w:t>RG-Core MUST</w:t>
            </w:r>
          </w:p>
        </w:tc>
        <w:tc>
          <w:tcPr>
            <w:tcW w:w="0" w:type="auto"/>
            <w:hideMark/>
          </w:tcPr>
          <w:p w14:paraId="0A0ECF6E" w14:textId="77777777" w:rsidR="008C47A7" w:rsidRPr="008C47A7" w:rsidRDefault="008C47A7" w:rsidP="008C47A7">
            <w:pPr>
              <w:spacing w:after="120" w:line="264" w:lineRule="auto"/>
            </w:pPr>
            <w:r w:rsidRPr="008C47A7">
              <w:t>Preserve explicit message ↔ link ↔ file ↔ version bindings as first-class records.</w:t>
            </w:r>
          </w:p>
        </w:tc>
        <w:tc>
          <w:tcPr>
            <w:tcW w:w="0" w:type="auto"/>
            <w:hideMark/>
          </w:tcPr>
          <w:p w14:paraId="753856D2" w14:textId="77777777" w:rsidR="008C47A7" w:rsidRPr="008C47A7" w:rsidRDefault="008C47A7" w:rsidP="008C47A7">
            <w:pPr>
              <w:spacing w:after="120" w:line="264" w:lineRule="auto"/>
            </w:pPr>
            <w:r w:rsidRPr="008C47A7">
              <w:t>Show relationship table with stable IDs.</w:t>
            </w:r>
          </w:p>
        </w:tc>
      </w:tr>
      <w:tr w:rsidR="008C47A7" w:rsidRPr="008C47A7" w14:paraId="5390249C" w14:textId="77777777" w:rsidTr="008C47A7">
        <w:tc>
          <w:tcPr>
            <w:tcW w:w="0" w:type="auto"/>
            <w:hideMark/>
          </w:tcPr>
          <w:p w14:paraId="5CB469D5" w14:textId="77777777" w:rsidR="008C47A7" w:rsidRPr="008C47A7" w:rsidRDefault="008C47A7" w:rsidP="008C47A7">
            <w:pPr>
              <w:spacing w:after="120" w:line="264" w:lineRule="auto"/>
            </w:pPr>
            <w:r w:rsidRPr="008C47A7">
              <w:t>RGR-RL-002</w:t>
            </w:r>
          </w:p>
        </w:tc>
        <w:tc>
          <w:tcPr>
            <w:tcW w:w="0" w:type="auto"/>
            <w:hideMark/>
          </w:tcPr>
          <w:p w14:paraId="104CF83C" w14:textId="77777777" w:rsidR="008C47A7" w:rsidRPr="008C47A7" w:rsidRDefault="008C47A7" w:rsidP="008C47A7">
            <w:pPr>
              <w:spacing w:after="120" w:line="264" w:lineRule="auto"/>
            </w:pPr>
            <w:r w:rsidRPr="008C47A7">
              <w:t>RG-Core MUST</w:t>
            </w:r>
          </w:p>
        </w:tc>
        <w:tc>
          <w:tcPr>
            <w:tcW w:w="0" w:type="auto"/>
            <w:hideMark/>
          </w:tcPr>
          <w:p w14:paraId="73DBBFD4" w14:textId="77777777" w:rsidR="008C47A7" w:rsidRPr="008C47A7" w:rsidRDefault="008C47A7" w:rsidP="008C47A7">
            <w:pPr>
              <w:spacing w:after="120" w:line="264" w:lineRule="auto"/>
            </w:pPr>
            <w:r w:rsidRPr="008C47A7">
              <w:t>Export relationships using explicit fields (</w:t>
            </w:r>
            <w:proofErr w:type="spellStart"/>
            <w:r w:rsidRPr="008C47A7">
              <w:t>ParentId</w:t>
            </w:r>
            <w:proofErr w:type="spellEnd"/>
            <w:r w:rsidRPr="008C47A7">
              <w:t>/</w:t>
            </w:r>
            <w:proofErr w:type="spellStart"/>
            <w:r w:rsidRPr="008C47A7">
              <w:t>ChildId</w:t>
            </w:r>
            <w:proofErr w:type="spellEnd"/>
            <w:r w:rsidRPr="008C47A7">
              <w:t xml:space="preserve">, </w:t>
            </w:r>
            <w:proofErr w:type="spellStart"/>
            <w:r w:rsidRPr="008C47A7">
              <w:t>RelationshipType</w:t>
            </w:r>
            <w:proofErr w:type="spellEnd"/>
            <w:r w:rsidRPr="008C47A7">
              <w:t>) without re-attaching binaries.</w:t>
            </w:r>
          </w:p>
        </w:tc>
        <w:tc>
          <w:tcPr>
            <w:tcW w:w="0" w:type="auto"/>
            <w:hideMark/>
          </w:tcPr>
          <w:p w14:paraId="505B2465" w14:textId="77777777" w:rsidR="008C47A7" w:rsidRPr="008C47A7" w:rsidRDefault="008C47A7" w:rsidP="008C47A7">
            <w:pPr>
              <w:spacing w:after="120" w:line="264" w:lineRule="auto"/>
            </w:pPr>
            <w:r w:rsidRPr="008C47A7">
              <w:t>Demonstrate export overlay reconstruction.</w:t>
            </w:r>
          </w:p>
        </w:tc>
      </w:tr>
      <w:tr w:rsidR="008C47A7" w:rsidRPr="008C47A7" w14:paraId="155D2DEA" w14:textId="77777777" w:rsidTr="008C47A7">
        <w:tc>
          <w:tcPr>
            <w:tcW w:w="0" w:type="auto"/>
            <w:hideMark/>
          </w:tcPr>
          <w:p w14:paraId="5BD9606B" w14:textId="77777777" w:rsidR="008C47A7" w:rsidRPr="008C47A7" w:rsidRDefault="008C47A7" w:rsidP="008C47A7">
            <w:pPr>
              <w:spacing w:after="120" w:line="264" w:lineRule="auto"/>
            </w:pPr>
            <w:r w:rsidRPr="008C47A7">
              <w:t>RGR-RL-003</w:t>
            </w:r>
          </w:p>
        </w:tc>
        <w:tc>
          <w:tcPr>
            <w:tcW w:w="0" w:type="auto"/>
            <w:hideMark/>
          </w:tcPr>
          <w:p w14:paraId="3D54CA5A" w14:textId="77777777" w:rsidR="008C47A7" w:rsidRPr="008C47A7" w:rsidRDefault="008C47A7" w:rsidP="008C47A7">
            <w:pPr>
              <w:spacing w:after="120" w:line="264" w:lineRule="auto"/>
            </w:pPr>
            <w:r w:rsidRPr="008C47A7">
              <w:t>RG-Core MUST</w:t>
            </w:r>
          </w:p>
        </w:tc>
        <w:tc>
          <w:tcPr>
            <w:tcW w:w="0" w:type="auto"/>
            <w:hideMark/>
          </w:tcPr>
          <w:p w14:paraId="78E3C498" w14:textId="77777777" w:rsidR="008C47A7" w:rsidRPr="008C47A7" w:rsidRDefault="008C47A7" w:rsidP="008C47A7">
            <w:pPr>
              <w:spacing w:after="120" w:line="264" w:lineRule="auto"/>
            </w:pPr>
            <w:r w:rsidRPr="008C47A7">
              <w:t>Allow single preserved object to have multiple contextual bindings without collapsing events.</w:t>
            </w:r>
          </w:p>
        </w:tc>
        <w:tc>
          <w:tcPr>
            <w:tcW w:w="0" w:type="auto"/>
            <w:hideMark/>
          </w:tcPr>
          <w:p w14:paraId="54F9FC9E" w14:textId="77777777" w:rsidR="008C47A7" w:rsidRPr="008C47A7" w:rsidRDefault="008C47A7" w:rsidP="008C47A7">
            <w:pPr>
              <w:spacing w:after="120" w:line="264" w:lineRule="auto"/>
            </w:pPr>
            <w:r w:rsidRPr="008C47A7">
              <w:t>Demonstrate many-to-one event bindings.</w:t>
            </w:r>
          </w:p>
        </w:tc>
      </w:tr>
      <w:tr w:rsidR="008C47A7" w:rsidRPr="008C47A7" w14:paraId="3D529B2C" w14:textId="77777777" w:rsidTr="008C47A7">
        <w:tc>
          <w:tcPr>
            <w:tcW w:w="0" w:type="auto"/>
            <w:hideMark/>
          </w:tcPr>
          <w:p w14:paraId="32B72ECB" w14:textId="77777777" w:rsidR="008C47A7" w:rsidRPr="008C47A7" w:rsidRDefault="008C47A7" w:rsidP="008C47A7">
            <w:pPr>
              <w:spacing w:after="120" w:line="264" w:lineRule="auto"/>
            </w:pPr>
            <w:r w:rsidRPr="008C47A7">
              <w:t>RGR-RL-004</w:t>
            </w:r>
          </w:p>
        </w:tc>
        <w:tc>
          <w:tcPr>
            <w:tcW w:w="0" w:type="auto"/>
            <w:hideMark/>
          </w:tcPr>
          <w:p w14:paraId="388AF1D8" w14:textId="77777777" w:rsidR="008C47A7" w:rsidRPr="008C47A7" w:rsidRDefault="008C47A7" w:rsidP="008C47A7">
            <w:pPr>
              <w:spacing w:after="120" w:line="264" w:lineRule="auto"/>
            </w:pPr>
            <w:r w:rsidRPr="008C47A7">
              <w:t>RG-Plus SHOULD</w:t>
            </w:r>
          </w:p>
        </w:tc>
        <w:tc>
          <w:tcPr>
            <w:tcW w:w="0" w:type="auto"/>
            <w:hideMark/>
          </w:tcPr>
          <w:p w14:paraId="456CCBFA" w14:textId="77777777" w:rsidR="008C47A7" w:rsidRPr="008C47A7" w:rsidRDefault="008C47A7" w:rsidP="008C47A7">
            <w:pPr>
              <w:spacing w:after="120" w:line="264" w:lineRule="auto"/>
            </w:pPr>
            <w:r w:rsidRPr="008C47A7">
              <w:t>Preserve repository context (site/channel/team identifiers) per event binding.</w:t>
            </w:r>
          </w:p>
        </w:tc>
        <w:tc>
          <w:tcPr>
            <w:tcW w:w="0" w:type="auto"/>
            <w:hideMark/>
          </w:tcPr>
          <w:p w14:paraId="79DA0DDC" w14:textId="77777777" w:rsidR="008C47A7" w:rsidRPr="008C47A7" w:rsidRDefault="008C47A7" w:rsidP="008C47A7">
            <w:pPr>
              <w:spacing w:after="120" w:line="264" w:lineRule="auto"/>
            </w:pPr>
            <w:r w:rsidRPr="008C47A7">
              <w:t>Demonstrate contextual export metadata.</w:t>
            </w:r>
          </w:p>
        </w:tc>
      </w:tr>
      <w:tr w:rsidR="008C47A7" w:rsidRPr="008C47A7" w14:paraId="10F48AC9" w14:textId="77777777" w:rsidTr="008C47A7">
        <w:tc>
          <w:tcPr>
            <w:tcW w:w="0" w:type="auto"/>
            <w:hideMark/>
          </w:tcPr>
          <w:p w14:paraId="2517B057" w14:textId="77777777" w:rsidR="008C47A7" w:rsidRPr="008C47A7" w:rsidRDefault="008C47A7" w:rsidP="008C47A7">
            <w:pPr>
              <w:spacing w:after="120" w:line="264" w:lineRule="auto"/>
            </w:pPr>
            <w:r w:rsidRPr="008C47A7">
              <w:t>RGR-RL-005</w:t>
            </w:r>
          </w:p>
        </w:tc>
        <w:tc>
          <w:tcPr>
            <w:tcW w:w="0" w:type="auto"/>
            <w:hideMark/>
          </w:tcPr>
          <w:p w14:paraId="18D4CCC7" w14:textId="77777777" w:rsidR="008C47A7" w:rsidRPr="008C47A7" w:rsidRDefault="008C47A7" w:rsidP="008C47A7">
            <w:pPr>
              <w:spacing w:after="120" w:line="264" w:lineRule="auto"/>
            </w:pPr>
            <w:r w:rsidRPr="008C47A7">
              <w:t>RG-Core MUST</w:t>
            </w:r>
          </w:p>
        </w:tc>
        <w:tc>
          <w:tcPr>
            <w:tcW w:w="0" w:type="auto"/>
            <w:hideMark/>
          </w:tcPr>
          <w:p w14:paraId="36C0B999" w14:textId="77777777" w:rsidR="008C47A7" w:rsidRPr="008C47A7" w:rsidRDefault="008C47A7" w:rsidP="008C47A7">
            <w:pPr>
              <w:spacing w:after="120" w:line="264" w:lineRule="auto"/>
            </w:pPr>
            <w:r w:rsidRPr="008C47A7">
              <w:t>Preserve timestamps for relationship events (send time, share time, access time where available).</w:t>
            </w:r>
          </w:p>
        </w:tc>
        <w:tc>
          <w:tcPr>
            <w:tcW w:w="0" w:type="auto"/>
            <w:hideMark/>
          </w:tcPr>
          <w:p w14:paraId="1A9CEB1D" w14:textId="77777777" w:rsidR="008C47A7" w:rsidRPr="008C47A7" w:rsidRDefault="008C47A7" w:rsidP="008C47A7">
            <w:pPr>
              <w:spacing w:after="120" w:line="264" w:lineRule="auto"/>
            </w:pPr>
            <w:r w:rsidRPr="008C47A7">
              <w:t>Show reconstructed timeline.</w:t>
            </w:r>
          </w:p>
        </w:tc>
      </w:tr>
      <w:tr w:rsidR="008C47A7" w:rsidRPr="008C47A7" w14:paraId="76A20B2F" w14:textId="77777777" w:rsidTr="008C47A7">
        <w:tc>
          <w:tcPr>
            <w:tcW w:w="0" w:type="auto"/>
            <w:hideMark/>
          </w:tcPr>
          <w:p w14:paraId="107CECEE" w14:textId="77777777" w:rsidR="008C47A7" w:rsidRPr="008C47A7" w:rsidRDefault="008C47A7" w:rsidP="008C47A7">
            <w:pPr>
              <w:spacing w:after="120" w:line="264" w:lineRule="auto"/>
            </w:pPr>
            <w:r w:rsidRPr="008C47A7">
              <w:t>RGR-RL-006</w:t>
            </w:r>
          </w:p>
        </w:tc>
        <w:tc>
          <w:tcPr>
            <w:tcW w:w="0" w:type="auto"/>
            <w:hideMark/>
          </w:tcPr>
          <w:p w14:paraId="239A2ADF" w14:textId="77777777" w:rsidR="008C47A7" w:rsidRPr="008C47A7" w:rsidRDefault="008C47A7" w:rsidP="008C47A7">
            <w:pPr>
              <w:spacing w:after="120" w:line="264" w:lineRule="auto"/>
            </w:pPr>
            <w:r w:rsidRPr="008C47A7">
              <w:t>RG-Max MAY</w:t>
            </w:r>
          </w:p>
        </w:tc>
        <w:tc>
          <w:tcPr>
            <w:tcW w:w="0" w:type="auto"/>
            <w:hideMark/>
          </w:tcPr>
          <w:p w14:paraId="6C6B80A1" w14:textId="77777777" w:rsidR="008C47A7" w:rsidRPr="008C47A7" w:rsidRDefault="008C47A7" w:rsidP="008C47A7">
            <w:pPr>
              <w:spacing w:after="120" w:line="264" w:lineRule="auto"/>
            </w:pPr>
            <w:r w:rsidRPr="008C47A7">
              <w:t>Preserve conversation threading relationships.</w:t>
            </w:r>
          </w:p>
        </w:tc>
        <w:tc>
          <w:tcPr>
            <w:tcW w:w="0" w:type="auto"/>
            <w:hideMark/>
          </w:tcPr>
          <w:p w14:paraId="73329599" w14:textId="77777777" w:rsidR="008C47A7" w:rsidRPr="008C47A7" w:rsidRDefault="008C47A7" w:rsidP="008C47A7">
            <w:pPr>
              <w:spacing w:after="120" w:line="264" w:lineRule="auto"/>
            </w:pPr>
            <w:r w:rsidRPr="008C47A7">
              <w:t>Demonstrate thread grouping and ordering.</w:t>
            </w:r>
          </w:p>
        </w:tc>
      </w:tr>
      <w:tr w:rsidR="008C47A7" w:rsidRPr="008C47A7" w14:paraId="409DDD26" w14:textId="77777777" w:rsidTr="008C47A7">
        <w:tc>
          <w:tcPr>
            <w:tcW w:w="0" w:type="auto"/>
            <w:hideMark/>
          </w:tcPr>
          <w:p w14:paraId="41940CF9" w14:textId="77777777" w:rsidR="008C47A7" w:rsidRPr="008C47A7" w:rsidRDefault="008C47A7" w:rsidP="008C47A7">
            <w:pPr>
              <w:spacing w:after="120" w:line="264" w:lineRule="auto"/>
            </w:pPr>
            <w:r w:rsidRPr="008C47A7">
              <w:t>RGR-RL-007</w:t>
            </w:r>
          </w:p>
        </w:tc>
        <w:tc>
          <w:tcPr>
            <w:tcW w:w="0" w:type="auto"/>
            <w:hideMark/>
          </w:tcPr>
          <w:p w14:paraId="67C292E2" w14:textId="77777777" w:rsidR="008C47A7" w:rsidRPr="008C47A7" w:rsidRDefault="008C47A7" w:rsidP="008C47A7">
            <w:pPr>
              <w:spacing w:after="120" w:line="264" w:lineRule="auto"/>
            </w:pPr>
            <w:r w:rsidRPr="008C47A7">
              <w:t>RG-Core MUST</w:t>
            </w:r>
          </w:p>
        </w:tc>
        <w:tc>
          <w:tcPr>
            <w:tcW w:w="0" w:type="auto"/>
            <w:hideMark/>
          </w:tcPr>
          <w:p w14:paraId="2E89CD8E" w14:textId="77777777" w:rsidR="008C47A7" w:rsidRPr="008C47A7" w:rsidRDefault="008C47A7" w:rsidP="008C47A7">
            <w:pPr>
              <w:spacing w:after="120" w:line="264" w:lineRule="auto"/>
            </w:pPr>
            <w:r w:rsidRPr="008C47A7">
              <w:t>Ensure stable, unique identifiers for every exported record (referential integrity).</w:t>
            </w:r>
          </w:p>
        </w:tc>
        <w:tc>
          <w:tcPr>
            <w:tcW w:w="0" w:type="auto"/>
            <w:hideMark/>
          </w:tcPr>
          <w:p w14:paraId="779F982D" w14:textId="77777777" w:rsidR="008C47A7" w:rsidRPr="008C47A7" w:rsidRDefault="008C47A7" w:rsidP="008C47A7">
            <w:pPr>
              <w:spacing w:after="120" w:line="264" w:lineRule="auto"/>
            </w:pPr>
            <w:r w:rsidRPr="008C47A7">
              <w:t>Demonstrate referential integrity validation.</w:t>
            </w:r>
          </w:p>
        </w:tc>
      </w:tr>
      <w:tr w:rsidR="008C47A7" w:rsidRPr="008C47A7" w14:paraId="3586A0A1" w14:textId="77777777" w:rsidTr="008C47A7">
        <w:tc>
          <w:tcPr>
            <w:tcW w:w="0" w:type="auto"/>
            <w:hideMark/>
          </w:tcPr>
          <w:p w14:paraId="0339DCBD" w14:textId="77777777" w:rsidR="008C47A7" w:rsidRPr="008C47A7" w:rsidRDefault="008C47A7" w:rsidP="008C47A7">
            <w:pPr>
              <w:spacing w:after="120" w:line="264" w:lineRule="auto"/>
            </w:pPr>
            <w:r w:rsidRPr="008C47A7">
              <w:t>RGR-RL-008</w:t>
            </w:r>
          </w:p>
        </w:tc>
        <w:tc>
          <w:tcPr>
            <w:tcW w:w="0" w:type="auto"/>
            <w:hideMark/>
          </w:tcPr>
          <w:p w14:paraId="5DD601A5" w14:textId="77777777" w:rsidR="008C47A7" w:rsidRPr="008C47A7" w:rsidRDefault="008C47A7" w:rsidP="008C47A7">
            <w:pPr>
              <w:spacing w:after="120" w:line="264" w:lineRule="auto"/>
            </w:pPr>
            <w:r w:rsidRPr="008C47A7">
              <w:t>RG-Max SHOULD</w:t>
            </w:r>
          </w:p>
        </w:tc>
        <w:tc>
          <w:tcPr>
            <w:tcW w:w="0" w:type="auto"/>
            <w:hideMark/>
          </w:tcPr>
          <w:p w14:paraId="7609FF9E" w14:textId="77777777" w:rsidR="008C47A7" w:rsidRPr="008C47A7" w:rsidRDefault="008C47A7" w:rsidP="008C47A7">
            <w:pPr>
              <w:spacing w:after="120" w:line="264" w:lineRule="auto"/>
            </w:pPr>
            <w:r w:rsidRPr="008C47A7">
              <w:t>Support relationship integrity validation (detect broken or orphaned links).</w:t>
            </w:r>
          </w:p>
        </w:tc>
        <w:tc>
          <w:tcPr>
            <w:tcW w:w="0" w:type="auto"/>
            <w:hideMark/>
          </w:tcPr>
          <w:p w14:paraId="78A037B9" w14:textId="77777777" w:rsidR="008C47A7" w:rsidRPr="008C47A7" w:rsidRDefault="008C47A7" w:rsidP="008C47A7">
            <w:pPr>
              <w:spacing w:after="120" w:line="264" w:lineRule="auto"/>
            </w:pPr>
            <w:r w:rsidRPr="008C47A7">
              <w:t>Demonstrate validation report.</w:t>
            </w:r>
          </w:p>
        </w:tc>
      </w:tr>
    </w:tbl>
    <w:p w14:paraId="08CD1409" w14:textId="77777777" w:rsidR="008C47A7" w:rsidRPr="008C47A7" w:rsidRDefault="00000000" w:rsidP="008C47A7">
      <w:r>
        <w:pict w14:anchorId="0AF1DE4E">
          <v:rect id="_x0000_i1035" style="width:0;height:1.5pt" o:hralign="center" o:hrstd="t" o:hr="t" fillcolor="#a0a0a0" stroked="f"/>
        </w:pict>
      </w:r>
    </w:p>
    <w:p w14:paraId="3E86650D" w14:textId="77777777" w:rsidR="008C47A7" w:rsidRPr="008C47A7" w:rsidRDefault="008C47A7" w:rsidP="008C47A7">
      <w:pPr>
        <w:pStyle w:val="Heading2"/>
      </w:pPr>
      <w:bookmarkStart w:id="75" w:name="_Toc223157482"/>
      <w:r w:rsidRPr="008C47A7">
        <w:t>B.5 Export and Reproducibility (RGR-EX)</w:t>
      </w:r>
      <w:bookmarkEnd w:id="75"/>
    </w:p>
    <w:tbl>
      <w:tblPr>
        <w:tblStyle w:val="TableGrid"/>
        <w:tblW w:w="0" w:type="auto"/>
        <w:tblLook w:val="04A0" w:firstRow="1" w:lastRow="0" w:firstColumn="1" w:lastColumn="0" w:noHBand="0" w:noVBand="1"/>
      </w:tblPr>
      <w:tblGrid>
        <w:gridCol w:w="904"/>
        <w:gridCol w:w="1249"/>
        <w:gridCol w:w="4659"/>
        <w:gridCol w:w="2764"/>
      </w:tblGrid>
      <w:tr w:rsidR="008C47A7" w:rsidRPr="008C47A7" w14:paraId="6813CD9F" w14:textId="77777777" w:rsidTr="008C47A7">
        <w:tc>
          <w:tcPr>
            <w:tcW w:w="0" w:type="auto"/>
            <w:hideMark/>
          </w:tcPr>
          <w:p w14:paraId="44DF7E03" w14:textId="77777777" w:rsidR="008C47A7" w:rsidRPr="008C47A7" w:rsidRDefault="008C47A7" w:rsidP="008C47A7">
            <w:pPr>
              <w:spacing w:after="120" w:line="264" w:lineRule="auto"/>
              <w:rPr>
                <w:b/>
                <w:bCs/>
              </w:rPr>
            </w:pPr>
            <w:r w:rsidRPr="008C47A7">
              <w:rPr>
                <w:b/>
                <w:bCs/>
              </w:rPr>
              <w:t>Code</w:t>
            </w:r>
          </w:p>
        </w:tc>
        <w:tc>
          <w:tcPr>
            <w:tcW w:w="0" w:type="auto"/>
            <w:hideMark/>
          </w:tcPr>
          <w:p w14:paraId="4CF20E35" w14:textId="77777777" w:rsidR="008C47A7" w:rsidRPr="008C47A7" w:rsidRDefault="008C47A7" w:rsidP="008C47A7">
            <w:pPr>
              <w:spacing w:after="120" w:line="264" w:lineRule="auto"/>
              <w:rPr>
                <w:b/>
                <w:bCs/>
              </w:rPr>
            </w:pPr>
            <w:r w:rsidRPr="008C47A7">
              <w:rPr>
                <w:b/>
                <w:bCs/>
              </w:rPr>
              <w:t>Level</w:t>
            </w:r>
          </w:p>
        </w:tc>
        <w:tc>
          <w:tcPr>
            <w:tcW w:w="0" w:type="auto"/>
            <w:hideMark/>
          </w:tcPr>
          <w:p w14:paraId="7D17EE47" w14:textId="77777777" w:rsidR="008C47A7" w:rsidRPr="008C47A7" w:rsidRDefault="008C47A7" w:rsidP="008C47A7">
            <w:pPr>
              <w:spacing w:after="120" w:line="264" w:lineRule="auto"/>
              <w:rPr>
                <w:b/>
                <w:bCs/>
              </w:rPr>
            </w:pPr>
            <w:r w:rsidRPr="008C47A7">
              <w:rPr>
                <w:b/>
                <w:bCs/>
              </w:rPr>
              <w:t>Requirement</w:t>
            </w:r>
          </w:p>
        </w:tc>
        <w:tc>
          <w:tcPr>
            <w:tcW w:w="0" w:type="auto"/>
            <w:hideMark/>
          </w:tcPr>
          <w:p w14:paraId="1A1D10A2" w14:textId="77777777" w:rsidR="008C47A7" w:rsidRPr="008C47A7" w:rsidRDefault="008C47A7" w:rsidP="008C47A7">
            <w:pPr>
              <w:spacing w:after="120" w:line="264" w:lineRule="auto"/>
              <w:rPr>
                <w:b/>
                <w:bCs/>
              </w:rPr>
            </w:pPr>
            <w:r w:rsidRPr="008C47A7">
              <w:rPr>
                <w:b/>
                <w:bCs/>
              </w:rPr>
              <w:t>Verification</w:t>
            </w:r>
          </w:p>
        </w:tc>
      </w:tr>
      <w:tr w:rsidR="008C47A7" w:rsidRPr="008C47A7" w14:paraId="0AEF74A8" w14:textId="77777777" w:rsidTr="008C47A7">
        <w:tc>
          <w:tcPr>
            <w:tcW w:w="0" w:type="auto"/>
            <w:hideMark/>
          </w:tcPr>
          <w:p w14:paraId="5AC4447F" w14:textId="77777777" w:rsidR="008C47A7" w:rsidRPr="008C47A7" w:rsidRDefault="008C47A7" w:rsidP="008C47A7">
            <w:pPr>
              <w:spacing w:after="120" w:line="264" w:lineRule="auto"/>
            </w:pPr>
            <w:r w:rsidRPr="008C47A7">
              <w:t>RGR-EX-001</w:t>
            </w:r>
          </w:p>
        </w:tc>
        <w:tc>
          <w:tcPr>
            <w:tcW w:w="0" w:type="auto"/>
            <w:hideMark/>
          </w:tcPr>
          <w:p w14:paraId="3684A004" w14:textId="77777777" w:rsidR="008C47A7" w:rsidRPr="008C47A7" w:rsidRDefault="008C47A7" w:rsidP="008C47A7">
            <w:pPr>
              <w:spacing w:after="120" w:line="264" w:lineRule="auto"/>
            </w:pPr>
            <w:r w:rsidRPr="008C47A7">
              <w:t>RG-Core MUST</w:t>
            </w:r>
          </w:p>
        </w:tc>
        <w:tc>
          <w:tcPr>
            <w:tcW w:w="0" w:type="auto"/>
            <w:hideMark/>
          </w:tcPr>
          <w:p w14:paraId="18FB982A" w14:textId="77777777" w:rsidR="008C47A7" w:rsidRPr="008C47A7" w:rsidRDefault="008C47A7" w:rsidP="008C47A7">
            <w:pPr>
              <w:spacing w:after="120" w:line="264" w:lineRule="auto"/>
            </w:pPr>
            <w:r w:rsidRPr="008C47A7">
              <w:t>Produce exports consisting of native files plus standard load/overlay files including provenance, relationships, and hashes.</w:t>
            </w:r>
          </w:p>
        </w:tc>
        <w:tc>
          <w:tcPr>
            <w:tcW w:w="0" w:type="auto"/>
            <w:hideMark/>
          </w:tcPr>
          <w:p w14:paraId="07094D84" w14:textId="77777777" w:rsidR="008C47A7" w:rsidRPr="008C47A7" w:rsidRDefault="008C47A7" w:rsidP="008C47A7">
            <w:pPr>
              <w:spacing w:after="120" w:line="264" w:lineRule="auto"/>
            </w:pPr>
            <w:r w:rsidRPr="008C47A7">
              <w:t>Demonstrate export package compatibility.</w:t>
            </w:r>
          </w:p>
        </w:tc>
      </w:tr>
      <w:tr w:rsidR="008C47A7" w:rsidRPr="008C47A7" w14:paraId="40824F8F" w14:textId="77777777" w:rsidTr="008C47A7">
        <w:tc>
          <w:tcPr>
            <w:tcW w:w="0" w:type="auto"/>
            <w:hideMark/>
          </w:tcPr>
          <w:p w14:paraId="1F5B113F" w14:textId="77777777" w:rsidR="008C47A7" w:rsidRPr="008C47A7" w:rsidRDefault="008C47A7" w:rsidP="008C47A7">
            <w:pPr>
              <w:spacing w:after="120" w:line="264" w:lineRule="auto"/>
            </w:pPr>
            <w:r w:rsidRPr="008C47A7">
              <w:t>RGR-</w:t>
            </w:r>
            <w:r w:rsidRPr="008C47A7">
              <w:lastRenderedPageBreak/>
              <w:t>EX-002</w:t>
            </w:r>
          </w:p>
        </w:tc>
        <w:tc>
          <w:tcPr>
            <w:tcW w:w="0" w:type="auto"/>
            <w:hideMark/>
          </w:tcPr>
          <w:p w14:paraId="03B16AEB" w14:textId="77777777" w:rsidR="008C47A7" w:rsidRPr="008C47A7" w:rsidRDefault="008C47A7" w:rsidP="008C47A7">
            <w:pPr>
              <w:spacing w:after="120" w:line="264" w:lineRule="auto"/>
            </w:pPr>
            <w:r w:rsidRPr="008C47A7">
              <w:lastRenderedPageBreak/>
              <w:t xml:space="preserve">RG-Core </w:t>
            </w:r>
            <w:r w:rsidRPr="008C47A7">
              <w:lastRenderedPageBreak/>
              <w:t>MUST</w:t>
            </w:r>
          </w:p>
        </w:tc>
        <w:tc>
          <w:tcPr>
            <w:tcW w:w="0" w:type="auto"/>
            <w:hideMark/>
          </w:tcPr>
          <w:p w14:paraId="485F625B" w14:textId="77777777" w:rsidR="008C47A7" w:rsidRPr="008C47A7" w:rsidRDefault="008C47A7" w:rsidP="008C47A7">
            <w:pPr>
              <w:spacing w:after="120" w:line="264" w:lineRule="auto"/>
            </w:pPr>
            <w:r w:rsidRPr="008C47A7">
              <w:lastRenderedPageBreak/>
              <w:t xml:space="preserve">Include export manifest capturing counts, scope </w:t>
            </w:r>
            <w:r w:rsidRPr="008C47A7">
              <w:lastRenderedPageBreak/>
              <w:t>parameters, time ranges, tool versions, and exceptions.</w:t>
            </w:r>
          </w:p>
        </w:tc>
        <w:tc>
          <w:tcPr>
            <w:tcW w:w="0" w:type="auto"/>
            <w:hideMark/>
          </w:tcPr>
          <w:p w14:paraId="0E4D249D" w14:textId="77777777" w:rsidR="008C47A7" w:rsidRPr="008C47A7" w:rsidRDefault="008C47A7" w:rsidP="008C47A7">
            <w:pPr>
              <w:spacing w:after="120" w:line="264" w:lineRule="auto"/>
            </w:pPr>
            <w:r w:rsidRPr="008C47A7">
              <w:lastRenderedPageBreak/>
              <w:t>Provide sample manifest.</w:t>
            </w:r>
          </w:p>
        </w:tc>
      </w:tr>
      <w:tr w:rsidR="008C47A7" w:rsidRPr="008C47A7" w14:paraId="5D48810C" w14:textId="77777777" w:rsidTr="008C47A7">
        <w:tc>
          <w:tcPr>
            <w:tcW w:w="0" w:type="auto"/>
            <w:hideMark/>
          </w:tcPr>
          <w:p w14:paraId="62330773" w14:textId="77777777" w:rsidR="008C47A7" w:rsidRPr="008C47A7" w:rsidRDefault="008C47A7" w:rsidP="008C47A7">
            <w:pPr>
              <w:spacing w:after="120" w:line="264" w:lineRule="auto"/>
            </w:pPr>
            <w:r w:rsidRPr="008C47A7">
              <w:t>RGR-EX-003</w:t>
            </w:r>
          </w:p>
        </w:tc>
        <w:tc>
          <w:tcPr>
            <w:tcW w:w="0" w:type="auto"/>
            <w:hideMark/>
          </w:tcPr>
          <w:p w14:paraId="5AB1B333" w14:textId="77777777" w:rsidR="008C47A7" w:rsidRPr="008C47A7" w:rsidRDefault="008C47A7" w:rsidP="008C47A7">
            <w:pPr>
              <w:spacing w:after="120" w:line="264" w:lineRule="auto"/>
            </w:pPr>
            <w:r w:rsidRPr="008C47A7">
              <w:t>RG-Core MUST</w:t>
            </w:r>
          </w:p>
        </w:tc>
        <w:tc>
          <w:tcPr>
            <w:tcW w:w="0" w:type="auto"/>
            <w:hideMark/>
          </w:tcPr>
          <w:p w14:paraId="6E347EFF" w14:textId="77777777" w:rsidR="008C47A7" w:rsidRPr="008C47A7" w:rsidRDefault="008C47A7" w:rsidP="008C47A7">
            <w:pPr>
              <w:spacing w:after="120" w:line="264" w:lineRule="auto"/>
            </w:pPr>
            <w:r w:rsidRPr="008C47A7">
              <w:t>Support reproducible exports (same scope definition → stable outputs and hashes, subject to new preservation events).</w:t>
            </w:r>
          </w:p>
        </w:tc>
        <w:tc>
          <w:tcPr>
            <w:tcW w:w="0" w:type="auto"/>
            <w:hideMark/>
          </w:tcPr>
          <w:p w14:paraId="6EF8E3CF" w14:textId="77777777" w:rsidR="008C47A7" w:rsidRPr="008C47A7" w:rsidRDefault="008C47A7" w:rsidP="008C47A7">
            <w:pPr>
              <w:spacing w:after="120" w:line="264" w:lineRule="auto"/>
            </w:pPr>
            <w:r w:rsidRPr="008C47A7">
              <w:t>Run export twice and compare manifests/hashes.</w:t>
            </w:r>
          </w:p>
        </w:tc>
      </w:tr>
      <w:tr w:rsidR="008C47A7" w:rsidRPr="008C47A7" w14:paraId="3939CFEE" w14:textId="77777777" w:rsidTr="008C47A7">
        <w:tc>
          <w:tcPr>
            <w:tcW w:w="0" w:type="auto"/>
            <w:hideMark/>
          </w:tcPr>
          <w:p w14:paraId="418B8526" w14:textId="77777777" w:rsidR="008C47A7" w:rsidRPr="008C47A7" w:rsidRDefault="008C47A7" w:rsidP="008C47A7">
            <w:pPr>
              <w:spacing w:after="120" w:line="264" w:lineRule="auto"/>
            </w:pPr>
            <w:r w:rsidRPr="008C47A7">
              <w:t>RGR-EX-004</w:t>
            </w:r>
          </w:p>
        </w:tc>
        <w:tc>
          <w:tcPr>
            <w:tcW w:w="0" w:type="auto"/>
            <w:hideMark/>
          </w:tcPr>
          <w:p w14:paraId="207FC9D7" w14:textId="77777777" w:rsidR="008C47A7" w:rsidRPr="008C47A7" w:rsidRDefault="008C47A7" w:rsidP="008C47A7">
            <w:pPr>
              <w:spacing w:after="120" w:line="264" w:lineRule="auto"/>
            </w:pPr>
            <w:r w:rsidRPr="008C47A7">
              <w:t>RG-Core SHOULD</w:t>
            </w:r>
          </w:p>
        </w:tc>
        <w:tc>
          <w:tcPr>
            <w:tcW w:w="0" w:type="auto"/>
            <w:hideMark/>
          </w:tcPr>
          <w:p w14:paraId="616EF813" w14:textId="77777777" w:rsidR="008C47A7" w:rsidRPr="008C47A7" w:rsidRDefault="008C47A7" w:rsidP="008C47A7">
            <w:pPr>
              <w:spacing w:after="120" w:line="264" w:lineRule="auto"/>
            </w:pPr>
            <w:r w:rsidRPr="008C47A7">
              <w:t>Support resumable exports with retry and full auditability.</w:t>
            </w:r>
          </w:p>
        </w:tc>
        <w:tc>
          <w:tcPr>
            <w:tcW w:w="0" w:type="auto"/>
            <w:hideMark/>
          </w:tcPr>
          <w:p w14:paraId="792FC8DD" w14:textId="77777777" w:rsidR="008C47A7" w:rsidRPr="008C47A7" w:rsidRDefault="008C47A7" w:rsidP="008C47A7">
            <w:pPr>
              <w:spacing w:after="120" w:line="264" w:lineRule="auto"/>
            </w:pPr>
            <w:r w:rsidRPr="008C47A7">
              <w:t>Demonstrate interruption and resumption.</w:t>
            </w:r>
          </w:p>
        </w:tc>
      </w:tr>
      <w:tr w:rsidR="008C47A7" w:rsidRPr="008C47A7" w14:paraId="14884850" w14:textId="77777777" w:rsidTr="008C47A7">
        <w:tc>
          <w:tcPr>
            <w:tcW w:w="0" w:type="auto"/>
            <w:hideMark/>
          </w:tcPr>
          <w:p w14:paraId="79EAAADC" w14:textId="77777777" w:rsidR="008C47A7" w:rsidRPr="008C47A7" w:rsidRDefault="008C47A7" w:rsidP="008C47A7">
            <w:pPr>
              <w:spacing w:after="120" w:line="264" w:lineRule="auto"/>
            </w:pPr>
            <w:r w:rsidRPr="008C47A7">
              <w:t>RGR-EX-005</w:t>
            </w:r>
          </w:p>
        </w:tc>
        <w:tc>
          <w:tcPr>
            <w:tcW w:w="0" w:type="auto"/>
            <w:hideMark/>
          </w:tcPr>
          <w:p w14:paraId="3AA9AC1D" w14:textId="77777777" w:rsidR="008C47A7" w:rsidRPr="008C47A7" w:rsidRDefault="008C47A7" w:rsidP="008C47A7">
            <w:pPr>
              <w:spacing w:after="120" w:line="264" w:lineRule="auto"/>
            </w:pPr>
            <w:r w:rsidRPr="008C47A7">
              <w:t>RG-Core MUST</w:t>
            </w:r>
          </w:p>
        </w:tc>
        <w:tc>
          <w:tcPr>
            <w:tcW w:w="0" w:type="auto"/>
            <w:hideMark/>
          </w:tcPr>
          <w:p w14:paraId="1A3CA77C" w14:textId="77777777" w:rsidR="008C47A7" w:rsidRPr="008C47A7" w:rsidRDefault="008C47A7" w:rsidP="008C47A7">
            <w:pPr>
              <w:spacing w:after="120" w:line="264" w:lineRule="auto"/>
            </w:pPr>
            <w:r w:rsidRPr="008C47A7">
              <w:t>Preserve and export exception records alongside content.</w:t>
            </w:r>
          </w:p>
        </w:tc>
        <w:tc>
          <w:tcPr>
            <w:tcW w:w="0" w:type="auto"/>
            <w:hideMark/>
          </w:tcPr>
          <w:p w14:paraId="23F1F672" w14:textId="77777777" w:rsidR="008C47A7" w:rsidRPr="008C47A7" w:rsidRDefault="008C47A7" w:rsidP="008C47A7">
            <w:pPr>
              <w:spacing w:after="120" w:line="264" w:lineRule="auto"/>
            </w:pPr>
            <w:r w:rsidRPr="008C47A7">
              <w:t>Show exception overlay records.</w:t>
            </w:r>
          </w:p>
        </w:tc>
      </w:tr>
      <w:tr w:rsidR="008C47A7" w:rsidRPr="008C47A7" w14:paraId="5117F65B" w14:textId="77777777" w:rsidTr="008C47A7">
        <w:tc>
          <w:tcPr>
            <w:tcW w:w="0" w:type="auto"/>
            <w:hideMark/>
          </w:tcPr>
          <w:p w14:paraId="4B4AD0D2" w14:textId="77777777" w:rsidR="008C47A7" w:rsidRPr="008C47A7" w:rsidRDefault="008C47A7" w:rsidP="008C47A7">
            <w:pPr>
              <w:spacing w:after="120" w:line="264" w:lineRule="auto"/>
            </w:pPr>
            <w:r w:rsidRPr="008C47A7">
              <w:t>RGR-EX-006</w:t>
            </w:r>
          </w:p>
        </w:tc>
        <w:tc>
          <w:tcPr>
            <w:tcW w:w="0" w:type="auto"/>
            <w:hideMark/>
          </w:tcPr>
          <w:p w14:paraId="1039E521" w14:textId="77777777" w:rsidR="008C47A7" w:rsidRPr="008C47A7" w:rsidRDefault="008C47A7" w:rsidP="008C47A7">
            <w:pPr>
              <w:spacing w:after="120" w:line="264" w:lineRule="auto"/>
            </w:pPr>
            <w:r w:rsidRPr="008C47A7">
              <w:t>RG-Max MAY</w:t>
            </w:r>
          </w:p>
        </w:tc>
        <w:tc>
          <w:tcPr>
            <w:tcW w:w="0" w:type="auto"/>
            <w:hideMark/>
          </w:tcPr>
          <w:p w14:paraId="1817D87D" w14:textId="77777777" w:rsidR="008C47A7" w:rsidRPr="008C47A7" w:rsidRDefault="008C47A7" w:rsidP="008C47A7">
            <w:pPr>
              <w:spacing w:after="120" w:line="264" w:lineRule="auto"/>
            </w:pPr>
            <w:r w:rsidRPr="008C47A7">
              <w:t>Support multiple export profiles without altering evidence graph semantics.</w:t>
            </w:r>
          </w:p>
        </w:tc>
        <w:tc>
          <w:tcPr>
            <w:tcW w:w="0" w:type="auto"/>
            <w:hideMark/>
          </w:tcPr>
          <w:p w14:paraId="65D90169" w14:textId="77777777" w:rsidR="008C47A7" w:rsidRPr="008C47A7" w:rsidRDefault="008C47A7" w:rsidP="008C47A7">
            <w:pPr>
              <w:spacing w:after="120" w:line="264" w:lineRule="auto"/>
            </w:pPr>
            <w:r w:rsidRPr="008C47A7">
              <w:t>Demonstrate alternate schema profile.</w:t>
            </w:r>
          </w:p>
        </w:tc>
      </w:tr>
      <w:tr w:rsidR="008C47A7" w:rsidRPr="008C47A7" w14:paraId="643ABB17" w14:textId="77777777" w:rsidTr="008C47A7">
        <w:tc>
          <w:tcPr>
            <w:tcW w:w="0" w:type="auto"/>
            <w:hideMark/>
          </w:tcPr>
          <w:p w14:paraId="1F52D967" w14:textId="77777777" w:rsidR="008C47A7" w:rsidRPr="008C47A7" w:rsidRDefault="008C47A7" w:rsidP="008C47A7">
            <w:pPr>
              <w:spacing w:after="120" w:line="264" w:lineRule="auto"/>
            </w:pPr>
            <w:r w:rsidRPr="008C47A7">
              <w:t>RGR-EX-007</w:t>
            </w:r>
          </w:p>
        </w:tc>
        <w:tc>
          <w:tcPr>
            <w:tcW w:w="0" w:type="auto"/>
            <w:hideMark/>
          </w:tcPr>
          <w:p w14:paraId="486AFDD0" w14:textId="77777777" w:rsidR="008C47A7" w:rsidRPr="008C47A7" w:rsidRDefault="008C47A7" w:rsidP="008C47A7">
            <w:pPr>
              <w:spacing w:after="120" w:line="264" w:lineRule="auto"/>
            </w:pPr>
            <w:r w:rsidRPr="008C47A7">
              <w:t>RG-Max SHOULD</w:t>
            </w:r>
          </w:p>
        </w:tc>
        <w:tc>
          <w:tcPr>
            <w:tcW w:w="0" w:type="auto"/>
            <w:hideMark/>
          </w:tcPr>
          <w:p w14:paraId="4B97F3A5" w14:textId="77777777" w:rsidR="008C47A7" w:rsidRPr="008C47A7" w:rsidRDefault="008C47A7" w:rsidP="008C47A7">
            <w:pPr>
              <w:spacing w:after="120" w:line="264" w:lineRule="auto"/>
            </w:pPr>
            <w:r w:rsidRPr="008C47A7">
              <w:t>Provide export validation routines (hash verification, referential integrity checks).</w:t>
            </w:r>
          </w:p>
        </w:tc>
        <w:tc>
          <w:tcPr>
            <w:tcW w:w="0" w:type="auto"/>
            <w:hideMark/>
          </w:tcPr>
          <w:p w14:paraId="1F6AEE0A" w14:textId="77777777" w:rsidR="008C47A7" w:rsidRPr="008C47A7" w:rsidRDefault="008C47A7" w:rsidP="008C47A7">
            <w:pPr>
              <w:spacing w:after="120" w:line="264" w:lineRule="auto"/>
            </w:pPr>
            <w:r w:rsidRPr="008C47A7">
              <w:t>Demonstrate automated validation report.</w:t>
            </w:r>
          </w:p>
        </w:tc>
      </w:tr>
    </w:tbl>
    <w:p w14:paraId="3C2849CE" w14:textId="77777777" w:rsidR="008C47A7" w:rsidRPr="008C47A7" w:rsidRDefault="00000000" w:rsidP="008C47A7">
      <w:r>
        <w:pict w14:anchorId="7BEA0670">
          <v:rect id="_x0000_i1036" style="width:0;height:1.5pt" o:hralign="center" o:hrstd="t" o:hr="t" fillcolor="#a0a0a0" stroked="f"/>
        </w:pict>
      </w:r>
    </w:p>
    <w:p w14:paraId="70A4459D" w14:textId="77777777" w:rsidR="008C47A7" w:rsidRPr="008C47A7" w:rsidRDefault="008C47A7" w:rsidP="008C47A7">
      <w:pPr>
        <w:pStyle w:val="Heading2"/>
      </w:pPr>
      <w:bookmarkStart w:id="76" w:name="_Toc223157483"/>
      <w:r w:rsidRPr="008C47A7">
        <w:t>B.6 Exception Determinism (RGR-ER)</w:t>
      </w:r>
      <w:bookmarkEnd w:id="76"/>
    </w:p>
    <w:tbl>
      <w:tblPr>
        <w:tblStyle w:val="TableGrid"/>
        <w:tblW w:w="0" w:type="auto"/>
        <w:tblLook w:val="04A0" w:firstRow="1" w:lastRow="0" w:firstColumn="1" w:lastColumn="0" w:noHBand="0" w:noVBand="1"/>
      </w:tblPr>
      <w:tblGrid>
        <w:gridCol w:w="934"/>
        <w:gridCol w:w="1284"/>
        <w:gridCol w:w="4706"/>
        <w:gridCol w:w="2652"/>
      </w:tblGrid>
      <w:tr w:rsidR="008C47A7" w:rsidRPr="008C47A7" w14:paraId="15A1CE40" w14:textId="77777777" w:rsidTr="001507B6">
        <w:tc>
          <w:tcPr>
            <w:tcW w:w="0" w:type="auto"/>
            <w:hideMark/>
          </w:tcPr>
          <w:p w14:paraId="690F99CF" w14:textId="77777777" w:rsidR="008C47A7" w:rsidRPr="008C47A7" w:rsidRDefault="008C47A7" w:rsidP="008C47A7">
            <w:pPr>
              <w:spacing w:after="120" w:line="264" w:lineRule="auto"/>
              <w:rPr>
                <w:b/>
                <w:bCs/>
              </w:rPr>
            </w:pPr>
            <w:r w:rsidRPr="008C47A7">
              <w:rPr>
                <w:b/>
                <w:bCs/>
              </w:rPr>
              <w:t>Code</w:t>
            </w:r>
          </w:p>
        </w:tc>
        <w:tc>
          <w:tcPr>
            <w:tcW w:w="0" w:type="auto"/>
            <w:hideMark/>
          </w:tcPr>
          <w:p w14:paraId="168C8B1E" w14:textId="77777777" w:rsidR="008C47A7" w:rsidRPr="008C47A7" w:rsidRDefault="008C47A7" w:rsidP="008C47A7">
            <w:pPr>
              <w:spacing w:after="120" w:line="264" w:lineRule="auto"/>
              <w:rPr>
                <w:b/>
                <w:bCs/>
              </w:rPr>
            </w:pPr>
            <w:r w:rsidRPr="008C47A7">
              <w:rPr>
                <w:b/>
                <w:bCs/>
              </w:rPr>
              <w:t>Level</w:t>
            </w:r>
          </w:p>
        </w:tc>
        <w:tc>
          <w:tcPr>
            <w:tcW w:w="0" w:type="auto"/>
            <w:hideMark/>
          </w:tcPr>
          <w:p w14:paraId="28C1CD79" w14:textId="77777777" w:rsidR="008C47A7" w:rsidRPr="008C47A7" w:rsidRDefault="008C47A7" w:rsidP="008C47A7">
            <w:pPr>
              <w:spacing w:after="120" w:line="264" w:lineRule="auto"/>
              <w:rPr>
                <w:b/>
                <w:bCs/>
              </w:rPr>
            </w:pPr>
            <w:r w:rsidRPr="008C47A7">
              <w:rPr>
                <w:b/>
                <w:bCs/>
              </w:rPr>
              <w:t>Requirement</w:t>
            </w:r>
          </w:p>
        </w:tc>
        <w:tc>
          <w:tcPr>
            <w:tcW w:w="0" w:type="auto"/>
            <w:hideMark/>
          </w:tcPr>
          <w:p w14:paraId="2DF4710D" w14:textId="77777777" w:rsidR="008C47A7" w:rsidRPr="008C47A7" w:rsidRDefault="008C47A7" w:rsidP="008C47A7">
            <w:pPr>
              <w:spacing w:after="120" w:line="264" w:lineRule="auto"/>
              <w:rPr>
                <w:b/>
                <w:bCs/>
              </w:rPr>
            </w:pPr>
            <w:r w:rsidRPr="008C47A7">
              <w:rPr>
                <w:b/>
                <w:bCs/>
              </w:rPr>
              <w:t>Verification</w:t>
            </w:r>
          </w:p>
        </w:tc>
      </w:tr>
      <w:tr w:rsidR="008C47A7" w:rsidRPr="008C47A7" w14:paraId="58137C3A" w14:textId="77777777" w:rsidTr="001507B6">
        <w:tc>
          <w:tcPr>
            <w:tcW w:w="0" w:type="auto"/>
            <w:hideMark/>
          </w:tcPr>
          <w:p w14:paraId="7B722E82" w14:textId="77777777" w:rsidR="008C47A7" w:rsidRPr="008C47A7" w:rsidRDefault="008C47A7" w:rsidP="008C47A7">
            <w:pPr>
              <w:spacing w:after="120" w:line="264" w:lineRule="auto"/>
            </w:pPr>
            <w:r w:rsidRPr="008C47A7">
              <w:t>RGR-ER-001</w:t>
            </w:r>
          </w:p>
        </w:tc>
        <w:tc>
          <w:tcPr>
            <w:tcW w:w="0" w:type="auto"/>
            <w:hideMark/>
          </w:tcPr>
          <w:p w14:paraId="666F3972" w14:textId="77777777" w:rsidR="008C47A7" w:rsidRPr="008C47A7" w:rsidRDefault="008C47A7" w:rsidP="008C47A7">
            <w:pPr>
              <w:spacing w:after="120" w:line="264" w:lineRule="auto"/>
            </w:pPr>
            <w:r w:rsidRPr="008C47A7">
              <w:t>RG-Core MUST</w:t>
            </w:r>
          </w:p>
        </w:tc>
        <w:tc>
          <w:tcPr>
            <w:tcW w:w="0" w:type="auto"/>
            <w:hideMark/>
          </w:tcPr>
          <w:p w14:paraId="53FBACF2" w14:textId="77777777" w:rsidR="008C47A7" w:rsidRPr="008C47A7" w:rsidRDefault="008C47A7" w:rsidP="008C47A7">
            <w:pPr>
              <w:spacing w:after="120" w:line="264" w:lineRule="auto"/>
            </w:pPr>
            <w:r w:rsidRPr="008C47A7">
              <w:t>Generate structured exception record for any attachment or linked item that cannot be collected.</w:t>
            </w:r>
          </w:p>
        </w:tc>
        <w:tc>
          <w:tcPr>
            <w:tcW w:w="0" w:type="auto"/>
            <w:hideMark/>
          </w:tcPr>
          <w:p w14:paraId="79269448" w14:textId="77777777" w:rsidR="008C47A7" w:rsidRPr="008C47A7" w:rsidRDefault="008C47A7" w:rsidP="008C47A7">
            <w:pPr>
              <w:spacing w:after="120" w:line="264" w:lineRule="auto"/>
            </w:pPr>
            <w:r w:rsidRPr="008C47A7">
              <w:t>Demonstrate exception object creation.</w:t>
            </w:r>
          </w:p>
        </w:tc>
      </w:tr>
      <w:tr w:rsidR="008C47A7" w:rsidRPr="008C47A7" w14:paraId="787FE82F" w14:textId="77777777" w:rsidTr="001507B6">
        <w:tc>
          <w:tcPr>
            <w:tcW w:w="0" w:type="auto"/>
            <w:hideMark/>
          </w:tcPr>
          <w:p w14:paraId="7E919076" w14:textId="77777777" w:rsidR="008C47A7" w:rsidRPr="008C47A7" w:rsidRDefault="008C47A7" w:rsidP="008C47A7">
            <w:pPr>
              <w:spacing w:after="120" w:line="264" w:lineRule="auto"/>
            </w:pPr>
            <w:r w:rsidRPr="008C47A7">
              <w:t>RGR-ER-002</w:t>
            </w:r>
          </w:p>
        </w:tc>
        <w:tc>
          <w:tcPr>
            <w:tcW w:w="0" w:type="auto"/>
            <w:hideMark/>
          </w:tcPr>
          <w:p w14:paraId="31600571" w14:textId="77777777" w:rsidR="008C47A7" w:rsidRPr="008C47A7" w:rsidRDefault="008C47A7" w:rsidP="008C47A7">
            <w:pPr>
              <w:spacing w:after="120" w:line="264" w:lineRule="auto"/>
            </w:pPr>
            <w:r w:rsidRPr="008C47A7">
              <w:t>RG-Core MUST</w:t>
            </w:r>
          </w:p>
        </w:tc>
        <w:tc>
          <w:tcPr>
            <w:tcW w:w="0" w:type="auto"/>
            <w:hideMark/>
          </w:tcPr>
          <w:p w14:paraId="4BBD7C38" w14:textId="77777777" w:rsidR="008C47A7" w:rsidRPr="008C47A7" w:rsidRDefault="008C47A7" w:rsidP="008C47A7">
            <w:pPr>
              <w:spacing w:after="120" w:line="264" w:lineRule="auto"/>
            </w:pPr>
            <w:r w:rsidRPr="008C47A7">
              <w:t>Exception records MUST include original reference, normalized reason code, retry history, and timestamps.</w:t>
            </w:r>
          </w:p>
        </w:tc>
        <w:tc>
          <w:tcPr>
            <w:tcW w:w="0" w:type="auto"/>
            <w:hideMark/>
          </w:tcPr>
          <w:p w14:paraId="3F5344B7" w14:textId="77777777" w:rsidR="008C47A7" w:rsidRPr="008C47A7" w:rsidRDefault="008C47A7" w:rsidP="008C47A7">
            <w:pPr>
              <w:spacing w:after="120" w:line="264" w:lineRule="auto"/>
            </w:pPr>
            <w:proofErr w:type="gramStart"/>
            <w:r w:rsidRPr="008C47A7">
              <w:t>Inspect exception</w:t>
            </w:r>
            <w:proofErr w:type="gramEnd"/>
            <w:r w:rsidRPr="008C47A7">
              <w:t xml:space="preserve"> schema and audit trail.</w:t>
            </w:r>
          </w:p>
        </w:tc>
      </w:tr>
      <w:tr w:rsidR="008C47A7" w:rsidRPr="008C47A7" w14:paraId="6CBBAB8F" w14:textId="77777777" w:rsidTr="001507B6">
        <w:tc>
          <w:tcPr>
            <w:tcW w:w="0" w:type="auto"/>
            <w:hideMark/>
          </w:tcPr>
          <w:p w14:paraId="5DFB4CC2" w14:textId="77777777" w:rsidR="008C47A7" w:rsidRPr="008C47A7" w:rsidRDefault="008C47A7" w:rsidP="008C47A7">
            <w:pPr>
              <w:spacing w:after="120" w:line="264" w:lineRule="auto"/>
            </w:pPr>
            <w:r w:rsidRPr="008C47A7">
              <w:t>RGR-ER-003</w:t>
            </w:r>
          </w:p>
        </w:tc>
        <w:tc>
          <w:tcPr>
            <w:tcW w:w="0" w:type="auto"/>
            <w:hideMark/>
          </w:tcPr>
          <w:p w14:paraId="0CBC87B8" w14:textId="77777777" w:rsidR="008C47A7" w:rsidRPr="008C47A7" w:rsidRDefault="008C47A7" w:rsidP="008C47A7">
            <w:pPr>
              <w:spacing w:after="120" w:line="264" w:lineRule="auto"/>
            </w:pPr>
            <w:r w:rsidRPr="008C47A7">
              <w:t>RG-Core MUST</w:t>
            </w:r>
          </w:p>
        </w:tc>
        <w:tc>
          <w:tcPr>
            <w:tcW w:w="0" w:type="auto"/>
            <w:hideMark/>
          </w:tcPr>
          <w:p w14:paraId="37AF5E22" w14:textId="77777777" w:rsidR="008C47A7" w:rsidRPr="008C47A7" w:rsidRDefault="008C47A7" w:rsidP="008C47A7">
            <w:pPr>
              <w:spacing w:after="120" w:line="264" w:lineRule="auto"/>
            </w:pPr>
            <w:r w:rsidRPr="008C47A7">
              <w:t xml:space="preserve">Exception records MUST remain associated with </w:t>
            </w:r>
            <w:proofErr w:type="gramStart"/>
            <w:r w:rsidRPr="008C47A7">
              <w:t>parent</w:t>
            </w:r>
            <w:proofErr w:type="gramEnd"/>
            <w:r w:rsidRPr="008C47A7">
              <w:t xml:space="preserve"> communications and intended targets.</w:t>
            </w:r>
          </w:p>
        </w:tc>
        <w:tc>
          <w:tcPr>
            <w:tcW w:w="0" w:type="auto"/>
            <w:hideMark/>
          </w:tcPr>
          <w:p w14:paraId="5DBB1258" w14:textId="77777777" w:rsidR="008C47A7" w:rsidRPr="008C47A7" w:rsidRDefault="008C47A7" w:rsidP="008C47A7">
            <w:pPr>
              <w:spacing w:after="120" w:line="264" w:lineRule="auto"/>
            </w:pPr>
            <w:r w:rsidRPr="008C47A7">
              <w:t>Demonstrate linkage visibility in export.</w:t>
            </w:r>
          </w:p>
        </w:tc>
      </w:tr>
      <w:tr w:rsidR="008C47A7" w:rsidRPr="008C47A7" w14:paraId="65756313" w14:textId="77777777" w:rsidTr="001507B6">
        <w:tc>
          <w:tcPr>
            <w:tcW w:w="0" w:type="auto"/>
            <w:hideMark/>
          </w:tcPr>
          <w:p w14:paraId="76B174DF" w14:textId="77777777" w:rsidR="008C47A7" w:rsidRPr="008C47A7" w:rsidRDefault="008C47A7" w:rsidP="008C47A7">
            <w:pPr>
              <w:spacing w:after="120" w:line="264" w:lineRule="auto"/>
            </w:pPr>
            <w:r w:rsidRPr="008C47A7">
              <w:t>RGR-ER-004</w:t>
            </w:r>
          </w:p>
        </w:tc>
        <w:tc>
          <w:tcPr>
            <w:tcW w:w="0" w:type="auto"/>
            <w:hideMark/>
          </w:tcPr>
          <w:p w14:paraId="10DD8CD2" w14:textId="77777777" w:rsidR="008C47A7" w:rsidRPr="008C47A7" w:rsidRDefault="008C47A7" w:rsidP="008C47A7">
            <w:pPr>
              <w:spacing w:after="120" w:line="264" w:lineRule="auto"/>
            </w:pPr>
            <w:r w:rsidRPr="008C47A7">
              <w:t>RG-Core SHOULD</w:t>
            </w:r>
          </w:p>
        </w:tc>
        <w:tc>
          <w:tcPr>
            <w:tcW w:w="0" w:type="auto"/>
            <w:hideMark/>
          </w:tcPr>
          <w:p w14:paraId="1E7006DE" w14:textId="77777777" w:rsidR="008C47A7" w:rsidRPr="008C47A7" w:rsidRDefault="008C47A7" w:rsidP="008C47A7">
            <w:pPr>
              <w:spacing w:after="120" w:line="264" w:lineRule="auto"/>
            </w:pPr>
            <w:r w:rsidRPr="008C47A7">
              <w:t>Implement controlled backoff and bounded retry policies for transient failures.</w:t>
            </w:r>
          </w:p>
        </w:tc>
        <w:tc>
          <w:tcPr>
            <w:tcW w:w="0" w:type="auto"/>
            <w:hideMark/>
          </w:tcPr>
          <w:p w14:paraId="4AC43D6D" w14:textId="77777777" w:rsidR="008C47A7" w:rsidRPr="008C47A7" w:rsidRDefault="008C47A7" w:rsidP="008C47A7">
            <w:pPr>
              <w:spacing w:after="120" w:line="264" w:lineRule="auto"/>
            </w:pPr>
            <w:r w:rsidRPr="008C47A7">
              <w:t>Demonstrate throttling retry behavior.</w:t>
            </w:r>
          </w:p>
        </w:tc>
      </w:tr>
      <w:tr w:rsidR="008C47A7" w:rsidRPr="008C47A7" w14:paraId="2CCFF139" w14:textId="77777777" w:rsidTr="001507B6">
        <w:tc>
          <w:tcPr>
            <w:tcW w:w="0" w:type="auto"/>
            <w:hideMark/>
          </w:tcPr>
          <w:p w14:paraId="6366BFFE" w14:textId="77777777" w:rsidR="008C47A7" w:rsidRPr="008C47A7" w:rsidRDefault="008C47A7" w:rsidP="008C47A7">
            <w:pPr>
              <w:spacing w:after="120" w:line="264" w:lineRule="auto"/>
            </w:pPr>
            <w:r w:rsidRPr="008C47A7">
              <w:t>RGR-ER-005</w:t>
            </w:r>
          </w:p>
        </w:tc>
        <w:tc>
          <w:tcPr>
            <w:tcW w:w="0" w:type="auto"/>
            <w:hideMark/>
          </w:tcPr>
          <w:p w14:paraId="77E06948" w14:textId="77777777" w:rsidR="008C47A7" w:rsidRPr="008C47A7" w:rsidRDefault="008C47A7" w:rsidP="008C47A7">
            <w:pPr>
              <w:spacing w:after="120" w:line="264" w:lineRule="auto"/>
            </w:pPr>
            <w:r w:rsidRPr="008C47A7">
              <w:t>RG-Core SHOULD</w:t>
            </w:r>
          </w:p>
        </w:tc>
        <w:tc>
          <w:tcPr>
            <w:tcW w:w="0" w:type="auto"/>
            <w:hideMark/>
          </w:tcPr>
          <w:p w14:paraId="7733F294" w14:textId="77777777" w:rsidR="008C47A7" w:rsidRPr="008C47A7" w:rsidRDefault="008C47A7" w:rsidP="008C47A7">
            <w:pPr>
              <w:spacing w:after="120" w:line="264" w:lineRule="auto"/>
            </w:pPr>
            <w:r w:rsidRPr="008C47A7">
              <w:t>Enable reprocessing after remediation while preserving attempt history.</w:t>
            </w:r>
          </w:p>
        </w:tc>
        <w:tc>
          <w:tcPr>
            <w:tcW w:w="0" w:type="auto"/>
            <w:hideMark/>
          </w:tcPr>
          <w:p w14:paraId="1EEE08AF" w14:textId="77777777" w:rsidR="008C47A7" w:rsidRPr="008C47A7" w:rsidRDefault="008C47A7" w:rsidP="008C47A7">
            <w:pPr>
              <w:spacing w:after="120" w:line="264" w:lineRule="auto"/>
            </w:pPr>
            <w:r w:rsidRPr="008C47A7">
              <w:t>Demonstrate re-queue and updated tracking.</w:t>
            </w:r>
          </w:p>
        </w:tc>
      </w:tr>
      <w:tr w:rsidR="008C47A7" w:rsidRPr="008C47A7" w14:paraId="6C4202DC" w14:textId="77777777" w:rsidTr="001507B6">
        <w:tc>
          <w:tcPr>
            <w:tcW w:w="0" w:type="auto"/>
            <w:hideMark/>
          </w:tcPr>
          <w:p w14:paraId="4065F4C5" w14:textId="77777777" w:rsidR="008C47A7" w:rsidRPr="008C47A7" w:rsidRDefault="008C47A7" w:rsidP="008C47A7">
            <w:pPr>
              <w:spacing w:after="120" w:line="264" w:lineRule="auto"/>
            </w:pPr>
            <w:r w:rsidRPr="008C47A7">
              <w:t>RGR-ER-006</w:t>
            </w:r>
          </w:p>
        </w:tc>
        <w:tc>
          <w:tcPr>
            <w:tcW w:w="0" w:type="auto"/>
            <w:hideMark/>
          </w:tcPr>
          <w:p w14:paraId="226BF3F9" w14:textId="77777777" w:rsidR="008C47A7" w:rsidRPr="008C47A7" w:rsidRDefault="008C47A7" w:rsidP="008C47A7">
            <w:pPr>
              <w:spacing w:after="120" w:line="264" w:lineRule="auto"/>
            </w:pPr>
            <w:r w:rsidRPr="008C47A7">
              <w:t>RG-Core MUST</w:t>
            </w:r>
          </w:p>
        </w:tc>
        <w:tc>
          <w:tcPr>
            <w:tcW w:w="0" w:type="auto"/>
            <w:hideMark/>
          </w:tcPr>
          <w:p w14:paraId="227B5919" w14:textId="77777777" w:rsidR="008C47A7" w:rsidRPr="008C47A7" w:rsidRDefault="008C47A7" w:rsidP="008C47A7">
            <w:pPr>
              <w:spacing w:after="120" w:line="264" w:lineRule="auto"/>
            </w:pPr>
            <w:r w:rsidRPr="008C47A7">
              <w:t>Reach deterministic end state for every preservation job (success or explicit failure).</w:t>
            </w:r>
          </w:p>
        </w:tc>
        <w:tc>
          <w:tcPr>
            <w:tcW w:w="0" w:type="auto"/>
            <w:hideMark/>
          </w:tcPr>
          <w:p w14:paraId="7115CC0D" w14:textId="77777777" w:rsidR="008C47A7" w:rsidRPr="008C47A7" w:rsidRDefault="008C47A7" w:rsidP="008C47A7">
            <w:pPr>
              <w:spacing w:after="120" w:line="264" w:lineRule="auto"/>
            </w:pPr>
            <w:r w:rsidRPr="008C47A7">
              <w:t>Demonstrate job completion criteria and reporting.</w:t>
            </w:r>
          </w:p>
        </w:tc>
      </w:tr>
      <w:tr w:rsidR="008C47A7" w:rsidRPr="008C47A7" w14:paraId="73CDBD6A" w14:textId="77777777" w:rsidTr="001507B6">
        <w:tc>
          <w:tcPr>
            <w:tcW w:w="0" w:type="auto"/>
            <w:hideMark/>
          </w:tcPr>
          <w:p w14:paraId="3B74A0BE" w14:textId="77777777" w:rsidR="008C47A7" w:rsidRPr="008C47A7" w:rsidRDefault="008C47A7" w:rsidP="008C47A7">
            <w:pPr>
              <w:spacing w:after="120" w:line="264" w:lineRule="auto"/>
            </w:pPr>
            <w:r w:rsidRPr="008C47A7">
              <w:t>RGR-ER-007</w:t>
            </w:r>
          </w:p>
        </w:tc>
        <w:tc>
          <w:tcPr>
            <w:tcW w:w="0" w:type="auto"/>
            <w:hideMark/>
          </w:tcPr>
          <w:p w14:paraId="04476561" w14:textId="77777777" w:rsidR="008C47A7" w:rsidRPr="008C47A7" w:rsidRDefault="008C47A7" w:rsidP="008C47A7">
            <w:pPr>
              <w:spacing w:after="120" w:line="264" w:lineRule="auto"/>
            </w:pPr>
            <w:r w:rsidRPr="008C47A7">
              <w:t>RG-Max MAY</w:t>
            </w:r>
          </w:p>
        </w:tc>
        <w:tc>
          <w:tcPr>
            <w:tcW w:w="0" w:type="auto"/>
            <w:hideMark/>
          </w:tcPr>
          <w:p w14:paraId="4208F13C" w14:textId="77777777" w:rsidR="008C47A7" w:rsidRPr="008C47A7" w:rsidRDefault="008C47A7" w:rsidP="008C47A7">
            <w:pPr>
              <w:spacing w:after="120" w:line="264" w:lineRule="auto"/>
            </w:pPr>
            <w:r w:rsidRPr="008C47A7">
              <w:t>Provide exception analytics to quantify risk and remediation priority.</w:t>
            </w:r>
          </w:p>
        </w:tc>
        <w:tc>
          <w:tcPr>
            <w:tcW w:w="0" w:type="auto"/>
            <w:hideMark/>
          </w:tcPr>
          <w:p w14:paraId="6C1B7112" w14:textId="77777777" w:rsidR="008C47A7" w:rsidRPr="008C47A7" w:rsidRDefault="008C47A7" w:rsidP="008C47A7">
            <w:pPr>
              <w:spacing w:after="120" w:line="264" w:lineRule="auto"/>
            </w:pPr>
            <w:r w:rsidRPr="008C47A7">
              <w:t>Demonstrate exception dashboards.</w:t>
            </w:r>
          </w:p>
        </w:tc>
      </w:tr>
    </w:tbl>
    <w:p w14:paraId="36E891B5" w14:textId="77777777" w:rsidR="008C47A7" w:rsidRPr="008C47A7" w:rsidRDefault="00000000" w:rsidP="008C47A7">
      <w:r>
        <w:pict w14:anchorId="5C05E80D">
          <v:rect id="_x0000_i1037" style="width:0;height:1.5pt" o:hralign="center" o:hrstd="t" o:hr="t" fillcolor="#a0a0a0" stroked="f"/>
        </w:pict>
      </w:r>
    </w:p>
    <w:p w14:paraId="132A8C85" w14:textId="77777777" w:rsidR="001507B6" w:rsidRDefault="001507B6">
      <w:pPr>
        <w:rPr>
          <w:rFonts w:asciiTheme="majorHAnsi" w:eastAsiaTheme="majorEastAsia" w:hAnsiTheme="majorHAnsi" w:cstheme="majorBidi"/>
          <w:color w:val="365F91" w:themeColor="accent1" w:themeShade="BF"/>
          <w:sz w:val="28"/>
          <w:szCs w:val="28"/>
        </w:rPr>
      </w:pPr>
      <w:r>
        <w:br w:type="page"/>
      </w:r>
    </w:p>
    <w:p w14:paraId="625D93E5" w14:textId="77777777" w:rsidR="008C47A7" w:rsidRPr="008C47A7" w:rsidRDefault="008C47A7" w:rsidP="001507B6">
      <w:pPr>
        <w:pStyle w:val="Heading2"/>
      </w:pPr>
      <w:bookmarkStart w:id="77" w:name="_Toc223157484"/>
      <w:r w:rsidRPr="008C47A7">
        <w:lastRenderedPageBreak/>
        <w:t>Conformance Declaration</w:t>
      </w:r>
      <w:bookmarkEnd w:id="77"/>
    </w:p>
    <w:p w14:paraId="3AFFA044" w14:textId="77777777" w:rsidR="008C47A7" w:rsidRPr="008C47A7" w:rsidRDefault="008C47A7" w:rsidP="008C47A7">
      <w:r w:rsidRPr="008C47A7">
        <w:t>A system claiming Reconstruction-Grade conformance MUST:</w:t>
      </w:r>
    </w:p>
    <w:p w14:paraId="7BB43601" w14:textId="77777777" w:rsidR="008C47A7" w:rsidRPr="008C47A7" w:rsidRDefault="008C47A7" w:rsidP="008C47A7">
      <w:pPr>
        <w:numPr>
          <w:ilvl w:val="0"/>
          <w:numId w:val="36"/>
        </w:numPr>
      </w:pPr>
      <w:r w:rsidRPr="008C47A7">
        <w:t>Declare its conformance level (RG-Core / RG-Plus / RG-Max).</w:t>
      </w:r>
    </w:p>
    <w:p w14:paraId="4B88B461" w14:textId="77777777" w:rsidR="008C47A7" w:rsidRPr="008C47A7" w:rsidRDefault="008C47A7" w:rsidP="008C47A7">
      <w:pPr>
        <w:numPr>
          <w:ilvl w:val="0"/>
          <w:numId w:val="36"/>
        </w:numPr>
      </w:pPr>
      <w:proofErr w:type="gramStart"/>
      <w:r w:rsidRPr="008C47A7">
        <w:t>Satisfy</w:t>
      </w:r>
      <w:proofErr w:type="gramEnd"/>
      <w:r w:rsidRPr="008C47A7">
        <w:t xml:space="preserve"> all MUST requirements for that level.</w:t>
      </w:r>
    </w:p>
    <w:p w14:paraId="567CDC5B" w14:textId="77777777" w:rsidR="008C47A7" w:rsidRPr="008C47A7" w:rsidRDefault="008C47A7" w:rsidP="008C47A7">
      <w:pPr>
        <w:numPr>
          <w:ilvl w:val="0"/>
          <w:numId w:val="36"/>
        </w:numPr>
      </w:pPr>
      <w:r w:rsidRPr="008C47A7">
        <w:t>Provide demonstrable evidence via minimum conformance tests.</w:t>
      </w:r>
    </w:p>
    <w:p w14:paraId="0F1E7736" w14:textId="77777777" w:rsidR="008C47A7" w:rsidRPr="008C47A7" w:rsidRDefault="008C47A7" w:rsidP="008C47A7">
      <w:pPr>
        <w:numPr>
          <w:ilvl w:val="0"/>
          <w:numId w:val="36"/>
        </w:numPr>
      </w:pPr>
      <w:r w:rsidRPr="008C47A7">
        <w:t>Provide documentation describing boundedness where upstream evidence (e.g., audit logs) is incomplete.</w:t>
      </w:r>
    </w:p>
    <w:p w14:paraId="471E28BC"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1ED01887" w14:textId="164A9AB7" w:rsidR="001C7881" w:rsidRDefault="00414E79" w:rsidP="005F01BC">
      <w:pPr>
        <w:pStyle w:val="Heading1"/>
        <w:jc w:val="both"/>
      </w:pPr>
      <w:bookmarkStart w:id="78" w:name="_Toc223157485"/>
      <w:r>
        <w:lastRenderedPageBreak/>
        <w:t>Appendix C: Export Manifest and Chain-of-Custody Profile</w:t>
      </w:r>
      <w:bookmarkEnd w:id="78"/>
    </w:p>
    <w:p w14:paraId="3049B894" w14:textId="77777777" w:rsidR="001C7881" w:rsidRDefault="00414E79" w:rsidP="005F01BC">
      <w:pPr>
        <w:jc w:val="both"/>
      </w:pPr>
      <w:r>
        <w:t>A Reconstruction-Grade export is not merely a file transfer. It is a reproducible evidentiary transaction. The manifest is the bridge between scope definition and downstream defensibility.</w:t>
      </w:r>
    </w:p>
    <w:p w14:paraId="173ACED3" w14:textId="77777777" w:rsidR="001C7881" w:rsidRDefault="00414E79" w:rsidP="005F01BC">
      <w:pPr>
        <w:jc w:val="both"/>
      </w:pPr>
      <w:r>
        <w:rPr>
          <w:b/>
        </w:rPr>
        <w:t xml:space="preserve">Table 8. </w:t>
      </w:r>
      <w:proofErr w:type="gramStart"/>
      <w:r>
        <w:rPr>
          <w:b/>
        </w:rPr>
        <w:t>Example</w:t>
      </w:r>
      <w:proofErr w:type="gramEnd"/>
      <w:r>
        <w:rPr>
          <w:b/>
        </w:rPr>
        <w:t xml:space="preserve"> export manifest fields</w:t>
      </w:r>
    </w:p>
    <w:tbl>
      <w:tblPr>
        <w:tblStyle w:val="TableGrid"/>
        <w:tblW w:w="0" w:type="auto"/>
        <w:jc w:val="center"/>
        <w:tblLook w:val="04A0" w:firstRow="1" w:lastRow="0" w:firstColumn="1" w:lastColumn="0" w:noHBand="0" w:noVBand="1"/>
      </w:tblPr>
      <w:tblGrid>
        <w:gridCol w:w="4680"/>
        <w:gridCol w:w="4680"/>
      </w:tblGrid>
      <w:tr w:rsidR="001C7881" w14:paraId="76FF8434" w14:textId="77777777">
        <w:trPr>
          <w:jc w:val="center"/>
        </w:trPr>
        <w:tc>
          <w:tcPr>
            <w:tcW w:w="4680" w:type="dxa"/>
            <w:shd w:val="clear" w:color="auto" w:fill="EDEDED"/>
          </w:tcPr>
          <w:p w14:paraId="461D2BF3" w14:textId="77777777" w:rsidR="001C7881" w:rsidRDefault="00414E79" w:rsidP="005F01BC">
            <w:pPr>
              <w:jc w:val="both"/>
            </w:pPr>
            <w:r>
              <w:rPr>
                <w:b/>
              </w:rPr>
              <w:t>Field</w:t>
            </w:r>
          </w:p>
        </w:tc>
        <w:tc>
          <w:tcPr>
            <w:tcW w:w="4680" w:type="dxa"/>
            <w:shd w:val="clear" w:color="auto" w:fill="EDEDED"/>
          </w:tcPr>
          <w:p w14:paraId="682BE510" w14:textId="77777777" w:rsidR="001C7881" w:rsidRDefault="00414E79" w:rsidP="008B2660">
            <w:r>
              <w:rPr>
                <w:b/>
              </w:rPr>
              <w:t>Purpose</w:t>
            </w:r>
          </w:p>
        </w:tc>
      </w:tr>
      <w:tr w:rsidR="001C7881" w14:paraId="43A28BA8" w14:textId="77777777">
        <w:trPr>
          <w:jc w:val="center"/>
        </w:trPr>
        <w:tc>
          <w:tcPr>
            <w:tcW w:w="4680" w:type="dxa"/>
          </w:tcPr>
          <w:p w14:paraId="437FC696" w14:textId="77777777" w:rsidR="001C7881" w:rsidRDefault="00414E79" w:rsidP="005F01BC">
            <w:pPr>
              <w:jc w:val="both"/>
            </w:pPr>
            <w:proofErr w:type="spellStart"/>
            <w:r>
              <w:t>ManifestId</w:t>
            </w:r>
            <w:proofErr w:type="spellEnd"/>
          </w:p>
        </w:tc>
        <w:tc>
          <w:tcPr>
            <w:tcW w:w="4680" w:type="dxa"/>
          </w:tcPr>
          <w:p w14:paraId="17F24089" w14:textId="77777777" w:rsidR="001C7881" w:rsidRDefault="00414E79" w:rsidP="008B2660">
            <w:r>
              <w:t>Unique identifier for the export job and its manifest artifact.</w:t>
            </w:r>
          </w:p>
        </w:tc>
      </w:tr>
      <w:tr w:rsidR="001C7881" w14:paraId="73D8783C" w14:textId="77777777">
        <w:trPr>
          <w:jc w:val="center"/>
        </w:trPr>
        <w:tc>
          <w:tcPr>
            <w:tcW w:w="4680" w:type="dxa"/>
          </w:tcPr>
          <w:p w14:paraId="4DD4753C" w14:textId="77777777" w:rsidR="001C7881" w:rsidRDefault="00414E79" w:rsidP="005F01BC">
            <w:pPr>
              <w:jc w:val="both"/>
            </w:pPr>
            <w:proofErr w:type="spellStart"/>
            <w:r>
              <w:t>GeneratedAt</w:t>
            </w:r>
            <w:proofErr w:type="spellEnd"/>
            <w:r>
              <w:t xml:space="preserve"> (UTC)</w:t>
            </w:r>
          </w:p>
        </w:tc>
        <w:tc>
          <w:tcPr>
            <w:tcW w:w="4680" w:type="dxa"/>
          </w:tcPr>
          <w:p w14:paraId="6AA26A64" w14:textId="77777777" w:rsidR="001C7881" w:rsidRDefault="00414E79" w:rsidP="008B2660">
            <w:r>
              <w:t>Timestamp when the export package was assembled.</w:t>
            </w:r>
          </w:p>
        </w:tc>
      </w:tr>
      <w:tr w:rsidR="001C7881" w14:paraId="515562F7" w14:textId="77777777">
        <w:trPr>
          <w:jc w:val="center"/>
        </w:trPr>
        <w:tc>
          <w:tcPr>
            <w:tcW w:w="4680" w:type="dxa"/>
          </w:tcPr>
          <w:p w14:paraId="528983F1" w14:textId="77777777" w:rsidR="001C7881" w:rsidRDefault="00414E79" w:rsidP="005F01BC">
            <w:pPr>
              <w:jc w:val="both"/>
            </w:pPr>
            <w:proofErr w:type="spellStart"/>
            <w:r>
              <w:t>ScopeDefinitionId</w:t>
            </w:r>
            <w:proofErr w:type="spellEnd"/>
          </w:p>
        </w:tc>
        <w:tc>
          <w:tcPr>
            <w:tcW w:w="4680" w:type="dxa"/>
          </w:tcPr>
          <w:p w14:paraId="00978EFE" w14:textId="77777777" w:rsidR="001C7881" w:rsidRDefault="00414E79" w:rsidP="008B2660">
            <w:r>
              <w:t>Identifier referencing the immutable scope definition (custodians, repositories, time bounds, queries).</w:t>
            </w:r>
          </w:p>
        </w:tc>
      </w:tr>
      <w:tr w:rsidR="001C7881" w14:paraId="2B985181" w14:textId="77777777">
        <w:trPr>
          <w:jc w:val="center"/>
        </w:trPr>
        <w:tc>
          <w:tcPr>
            <w:tcW w:w="4680" w:type="dxa"/>
          </w:tcPr>
          <w:p w14:paraId="53C27C84" w14:textId="77777777" w:rsidR="001C7881" w:rsidRDefault="00414E79" w:rsidP="005F01BC">
            <w:pPr>
              <w:jc w:val="both"/>
            </w:pPr>
            <w:proofErr w:type="spellStart"/>
            <w:r>
              <w:t>ScopeParameters</w:t>
            </w:r>
            <w:proofErr w:type="spellEnd"/>
          </w:p>
        </w:tc>
        <w:tc>
          <w:tcPr>
            <w:tcW w:w="4680" w:type="dxa"/>
          </w:tcPr>
          <w:p w14:paraId="672FB0A3" w14:textId="77777777" w:rsidR="001C7881" w:rsidRDefault="00414E79" w:rsidP="008B2660">
            <w:r>
              <w:t>Human-readable summary of scope parameters (matter identifier, date range, filters).</w:t>
            </w:r>
          </w:p>
        </w:tc>
      </w:tr>
      <w:tr w:rsidR="001C7881" w14:paraId="2FEDD674" w14:textId="77777777">
        <w:trPr>
          <w:jc w:val="center"/>
        </w:trPr>
        <w:tc>
          <w:tcPr>
            <w:tcW w:w="4680" w:type="dxa"/>
          </w:tcPr>
          <w:p w14:paraId="0D7B981C" w14:textId="77777777" w:rsidR="001C7881" w:rsidRDefault="00414E79" w:rsidP="005F01BC">
            <w:pPr>
              <w:jc w:val="both"/>
            </w:pPr>
            <w:proofErr w:type="spellStart"/>
            <w:r>
              <w:t>SourceWorkloads</w:t>
            </w:r>
            <w:proofErr w:type="spellEnd"/>
          </w:p>
        </w:tc>
        <w:tc>
          <w:tcPr>
            <w:tcW w:w="4680" w:type="dxa"/>
          </w:tcPr>
          <w:p w14:paraId="59872045" w14:textId="77777777" w:rsidR="001C7881" w:rsidRDefault="00414E79" w:rsidP="008B2660">
            <w:r>
              <w:t>Workloads included (e.g., Exchange, Teams, SharePoint, OneDrive) and their coverage windows.</w:t>
            </w:r>
          </w:p>
        </w:tc>
      </w:tr>
      <w:tr w:rsidR="001C7881" w14:paraId="144EBF24" w14:textId="77777777">
        <w:trPr>
          <w:jc w:val="center"/>
        </w:trPr>
        <w:tc>
          <w:tcPr>
            <w:tcW w:w="4680" w:type="dxa"/>
          </w:tcPr>
          <w:p w14:paraId="5248DC62" w14:textId="77777777" w:rsidR="001C7881" w:rsidRDefault="00414E79" w:rsidP="005F01BC">
            <w:pPr>
              <w:jc w:val="both"/>
            </w:pPr>
            <w:proofErr w:type="spellStart"/>
            <w:r>
              <w:t>ResolutionPolicy</w:t>
            </w:r>
            <w:proofErr w:type="spellEnd"/>
          </w:p>
        </w:tc>
        <w:tc>
          <w:tcPr>
            <w:tcW w:w="4680" w:type="dxa"/>
          </w:tcPr>
          <w:p w14:paraId="503B76F0" w14:textId="77777777" w:rsidR="001C7881" w:rsidRDefault="00414E79" w:rsidP="008B2660">
            <w:r>
              <w:t xml:space="preserve">Document state resolution policy (as-sent rule, </w:t>
            </w:r>
            <w:proofErr w:type="gramStart"/>
            <w:r>
              <w:t>tie-breakers</w:t>
            </w:r>
            <w:proofErr w:type="gramEnd"/>
            <w:r>
              <w:t>, fallback rules).</w:t>
            </w:r>
          </w:p>
        </w:tc>
      </w:tr>
      <w:tr w:rsidR="001C7881" w14:paraId="10507A56" w14:textId="77777777">
        <w:trPr>
          <w:jc w:val="center"/>
        </w:trPr>
        <w:tc>
          <w:tcPr>
            <w:tcW w:w="4680" w:type="dxa"/>
          </w:tcPr>
          <w:p w14:paraId="2C077569" w14:textId="77777777" w:rsidR="001C7881" w:rsidRDefault="00414E79" w:rsidP="005F01BC">
            <w:pPr>
              <w:jc w:val="both"/>
            </w:pPr>
            <w:proofErr w:type="spellStart"/>
            <w:r>
              <w:t>HashAlgorithm</w:t>
            </w:r>
            <w:proofErr w:type="spellEnd"/>
          </w:p>
        </w:tc>
        <w:tc>
          <w:tcPr>
            <w:tcW w:w="4680" w:type="dxa"/>
          </w:tcPr>
          <w:p w14:paraId="353012DD" w14:textId="77777777" w:rsidR="001C7881" w:rsidRDefault="00414E79" w:rsidP="008B2660">
            <w:r>
              <w:t>Hash algorithm used for files and records (e.g., SHA-256).</w:t>
            </w:r>
          </w:p>
        </w:tc>
      </w:tr>
      <w:tr w:rsidR="001C7881" w14:paraId="76C83136" w14:textId="77777777">
        <w:trPr>
          <w:jc w:val="center"/>
        </w:trPr>
        <w:tc>
          <w:tcPr>
            <w:tcW w:w="4680" w:type="dxa"/>
          </w:tcPr>
          <w:p w14:paraId="7A71E4BE" w14:textId="77777777" w:rsidR="001C7881" w:rsidRDefault="00414E79" w:rsidP="005F01BC">
            <w:pPr>
              <w:jc w:val="both"/>
            </w:pPr>
            <w:proofErr w:type="spellStart"/>
            <w:r>
              <w:t>ExportProfile</w:t>
            </w:r>
            <w:proofErr w:type="spellEnd"/>
          </w:p>
        </w:tc>
        <w:tc>
          <w:tcPr>
            <w:tcW w:w="4680" w:type="dxa"/>
          </w:tcPr>
          <w:p w14:paraId="7E61535E" w14:textId="77777777" w:rsidR="001C7881" w:rsidRDefault="00414E79" w:rsidP="008B2660">
            <w:r>
              <w:t>Export schema profile used (load file formats, relationship representation).</w:t>
            </w:r>
          </w:p>
        </w:tc>
      </w:tr>
      <w:tr w:rsidR="001C7881" w14:paraId="39314759" w14:textId="77777777">
        <w:trPr>
          <w:jc w:val="center"/>
        </w:trPr>
        <w:tc>
          <w:tcPr>
            <w:tcW w:w="4680" w:type="dxa"/>
          </w:tcPr>
          <w:p w14:paraId="7914CC64" w14:textId="77777777" w:rsidR="001C7881" w:rsidRDefault="00414E79" w:rsidP="005F01BC">
            <w:pPr>
              <w:jc w:val="both"/>
            </w:pPr>
            <w:r>
              <w:t>Counts</w:t>
            </w:r>
          </w:p>
        </w:tc>
        <w:tc>
          <w:tcPr>
            <w:tcW w:w="4680" w:type="dxa"/>
          </w:tcPr>
          <w:p w14:paraId="2DF20833" w14:textId="77777777" w:rsidR="001C7881" w:rsidRDefault="00414E79" w:rsidP="008B2660">
            <w:r>
              <w:t>Counts of exported parent items, child items, versions, relationship records, audit records.</w:t>
            </w:r>
          </w:p>
        </w:tc>
      </w:tr>
      <w:tr w:rsidR="001C7881" w14:paraId="7E2DF77D" w14:textId="77777777">
        <w:trPr>
          <w:jc w:val="center"/>
        </w:trPr>
        <w:tc>
          <w:tcPr>
            <w:tcW w:w="4680" w:type="dxa"/>
          </w:tcPr>
          <w:p w14:paraId="328AEB5D" w14:textId="77777777" w:rsidR="001C7881" w:rsidRDefault="00414E79" w:rsidP="005F01BC">
            <w:pPr>
              <w:jc w:val="both"/>
            </w:pPr>
            <w:proofErr w:type="spellStart"/>
            <w:r>
              <w:t>ExceptionsSummary</w:t>
            </w:r>
            <w:proofErr w:type="spellEnd"/>
          </w:p>
        </w:tc>
        <w:tc>
          <w:tcPr>
            <w:tcW w:w="4680" w:type="dxa"/>
          </w:tcPr>
          <w:p w14:paraId="167413F2" w14:textId="77777777" w:rsidR="001C7881" w:rsidRDefault="00414E79" w:rsidP="008B2660">
            <w:r>
              <w:t>Counts by reason code; list of high-severity gaps; pointer to exception overlay.</w:t>
            </w:r>
          </w:p>
        </w:tc>
      </w:tr>
      <w:tr w:rsidR="001C7881" w14:paraId="701C8759" w14:textId="77777777">
        <w:trPr>
          <w:jc w:val="center"/>
        </w:trPr>
        <w:tc>
          <w:tcPr>
            <w:tcW w:w="4680" w:type="dxa"/>
          </w:tcPr>
          <w:p w14:paraId="447C68AD" w14:textId="77777777" w:rsidR="001C7881" w:rsidRDefault="00414E79" w:rsidP="005F01BC">
            <w:pPr>
              <w:jc w:val="both"/>
            </w:pPr>
            <w:r>
              <w:t>ToolVersion</w:t>
            </w:r>
          </w:p>
        </w:tc>
        <w:tc>
          <w:tcPr>
            <w:tcW w:w="4680" w:type="dxa"/>
          </w:tcPr>
          <w:p w14:paraId="73C88ED5" w14:textId="77777777" w:rsidR="001C7881" w:rsidRDefault="00414E79" w:rsidP="008B2660">
            <w:r>
              <w:t>Tool and schema versions used to generate export (supports reproducibility).</w:t>
            </w:r>
          </w:p>
        </w:tc>
      </w:tr>
      <w:tr w:rsidR="001C7881" w14:paraId="13BE2AFF" w14:textId="77777777">
        <w:trPr>
          <w:jc w:val="center"/>
        </w:trPr>
        <w:tc>
          <w:tcPr>
            <w:tcW w:w="4680" w:type="dxa"/>
          </w:tcPr>
          <w:p w14:paraId="118158D9" w14:textId="77777777" w:rsidR="001C7881" w:rsidRDefault="00414E79" w:rsidP="005F01BC">
            <w:pPr>
              <w:jc w:val="both"/>
            </w:pPr>
            <w:r>
              <w:t>Operator</w:t>
            </w:r>
          </w:p>
        </w:tc>
        <w:tc>
          <w:tcPr>
            <w:tcW w:w="4680" w:type="dxa"/>
          </w:tcPr>
          <w:p w14:paraId="2A3A2585" w14:textId="77777777" w:rsidR="001C7881" w:rsidRDefault="00414E79" w:rsidP="008B2660">
            <w:r>
              <w:t>Actor identity who initiated the export and approvals (if applicable).</w:t>
            </w:r>
          </w:p>
        </w:tc>
      </w:tr>
      <w:tr w:rsidR="001C7881" w14:paraId="622C630F" w14:textId="77777777">
        <w:trPr>
          <w:jc w:val="center"/>
        </w:trPr>
        <w:tc>
          <w:tcPr>
            <w:tcW w:w="4680" w:type="dxa"/>
          </w:tcPr>
          <w:p w14:paraId="01843DA6" w14:textId="77777777" w:rsidR="001C7881" w:rsidRDefault="00414E79" w:rsidP="005F01BC">
            <w:pPr>
              <w:jc w:val="both"/>
            </w:pPr>
            <w:proofErr w:type="spellStart"/>
            <w:r>
              <w:t>IntegrityChecks</w:t>
            </w:r>
            <w:proofErr w:type="spellEnd"/>
          </w:p>
        </w:tc>
        <w:tc>
          <w:tcPr>
            <w:tcW w:w="4680" w:type="dxa"/>
          </w:tcPr>
          <w:p w14:paraId="493DC7F2" w14:textId="77777777" w:rsidR="001C7881" w:rsidRDefault="00414E79" w:rsidP="008B2660">
            <w:r>
              <w:t>Results of referential integrity checks and hash verification.</w:t>
            </w:r>
          </w:p>
        </w:tc>
      </w:tr>
      <w:tr w:rsidR="001C7881" w14:paraId="4362893B" w14:textId="77777777">
        <w:trPr>
          <w:jc w:val="center"/>
        </w:trPr>
        <w:tc>
          <w:tcPr>
            <w:tcW w:w="4680" w:type="dxa"/>
          </w:tcPr>
          <w:p w14:paraId="5BE11B14" w14:textId="77777777" w:rsidR="001C7881" w:rsidRDefault="00414E79" w:rsidP="005F01BC">
            <w:pPr>
              <w:jc w:val="both"/>
            </w:pPr>
            <w:proofErr w:type="spellStart"/>
            <w:r>
              <w:t>ReproducibilityNotes</w:t>
            </w:r>
            <w:proofErr w:type="spellEnd"/>
          </w:p>
        </w:tc>
        <w:tc>
          <w:tcPr>
            <w:tcW w:w="4680" w:type="dxa"/>
          </w:tcPr>
          <w:p w14:paraId="65D8A5EE" w14:textId="77777777" w:rsidR="001C7881" w:rsidRDefault="00414E79" w:rsidP="008B2660">
            <w:r>
              <w:t>Notes required to reproduce (queries, paging tokens, snapshot identifiers).</w:t>
            </w:r>
          </w:p>
        </w:tc>
      </w:tr>
    </w:tbl>
    <w:p w14:paraId="36377A3F" w14:textId="77777777" w:rsidR="001C7881" w:rsidRDefault="001C7881" w:rsidP="005F01BC">
      <w:pPr>
        <w:jc w:val="both"/>
      </w:pPr>
    </w:p>
    <w:p w14:paraId="09598640" w14:textId="77777777" w:rsidR="001C7881" w:rsidRDefault="00414E79" w:rsidP="005F01BC">
      <w:pPr>
        <w:jc w:val="both"/>
      </w:pPr>
      <w:r>
        <w:t>Export packages SHOULD include the manifest as a signed or otherwise integrity-protected artifact alongside the native files and load/overlay files.</w:t>
      </w:r>
    </w:p>
    <w:p w14:paraId="5FD161D3" w14:textId="77777777" w:rsidR="0077258D" w:rsidRDefault="0077258D">
      <w:pPr>
        <w:rPr>
          <w:rFonts w:asciiTheme="majorHAnsi" w:eastAsiaTheme="majorEastAsia" w:hAnsiTheme="majorHAnsi" w:cstheme="majorBidi"/>
          <w:color w:val="365F91" w:themeColor="accent1" w:themeShade="BF"/>
          <w:sz w:val="36"/>
          <w:szCs w:val="36"/>
        </w:rPr>
      </w:pPr>
      <w:bookmarkStart w:id="79" w:name="_Toc223157486"/>
      <w:r>
        <w:br w:type="page"/>
      </w:r>
    </w:p>
    <w:p w14:paraId="4A80040A" w14:textId="6B5CBD27" w:rsidR="001C7881" w:rsidRDefault="00414E79" w:rsidP="005F01BC">
      <w:pPr>
        <w:pStyle w:val="Heading1"/>
        <w:jc w:val="both"/>
      </w:pPr>
      <w:r>
        <w:lastRenderedPageBreak/>
        <w:t>Appendix D: Reconstruction Scenarios</w:t>
      </w:r>
      <w:bookmarkEnd w:id="79"/>
    </w:p>
    <w:p w14:paraId="2C27D5B7" w14:textId="77777777" w:rsidR="001C7881" w:rsidRDefault="00414E79" w:rsidP="005F01BC">
      <w:pPr>
        <w:jc w:val="both"/>
      </w:pPr>
      <w:r>
        <w:t>The following scenarios illustrate why Reconstruction-Grade capabilities are not theoretical. They are the minimum to answer modern questions about behavior, reliance, and timing.</w:t>
      </w:r>
    </w:p>
    <w:p w14:paraId="0F3E9E68" w14:textId="77777777" w:rsidR="001C7881" w:rsidRDefault="00414E79" w:rsidP="005F01BC">
      <w:pPr>
        <w:pStyle w:val="Heading2"/>
        <w:jc w:val="both"/>
      </w:pPr>
      <w:bookmarkStart w:id="80" w:name="_Toc223157487"/>
      <w:r>
        <w:t>D.1 Hyperlinked Attachment After-the-Fact Edits</w:t>
      </w:r>
      <w:bookmarkEnd w:id="80"/>
    </w:p>
    <w:p w14:paraId="704FB5D9" w14:textId="77777777" w:rsidR="001C7881" w:rsidRDefault="00414E79" w:rsidP="005F01BC">
      <w:pPr>
        <w:jc w:val="both"/>
      </w:pPr>
      <w:r>
        <w:rPr>
          <w:b/>
        </w:rPr>
        <w:t xml:space="preserve">Question: </w:t>
      </w:r>
    </w:p>
    <w:p w14:paraId="3D003D45" w14:textId="77777777" w:rsidR="001C7881" w:rsidRDefault="00414E79" w:rsidP="005F01BC">
      <w:pPr>
        <w:jc w:val="both"/>
      </w:pPr>
      <w:r>
        <w:t>What exact document state informed a decision communicated at time t0?</w:t>
      </w:r>
    </w:p>
    <w:p w14:paraId="4D3B4839" w14:textId="77777777" w:rsidR="001C7881" w:rsidRDefault="00414E79" w:rsidP="005F01BC">
      <w:pPr>
        <w:jc w:val="both"/>
      </w:pPr>
      <w:r>
        <w:rPr>
          <w:b/>
        </w:rPr>
        <w:t xml:space="preserve">What is required to answer: </w:t>
      </w:r>
    </w:p>
    <w:p w14:paraId="764E8979" w14:textId="77777777" w:rsidR="001C7881" w:rsidRDefault="00414E79" w:rsidP="005F01BC">
      <w:pPr>
        <w:pStyle w:val="ListBullet"/>
        <w:jc w:val="both"/>
      </w:pPr>
      <w:r>
        <w:t>Message timestamp (t0) and immutable message content</w:t>
      </w:r>
    </w:p>
    <w:p w14:paraId="3DFCCDD6" w14:textId="77777777" w:rsidR="001C7881" w:rsidRDefault="00414E79" w:rsidP="005F01BC">
      <w:pPr>
        <w:pStyle w:val="ListBullet"/>
        <w:jc w:val="both"/>
      </w:pPr>
      <w:r>
        <w:t>Stable resolution of linked object and full version timeline</w:t>
      </w:r>
    </w:p>
    <w:p w14:paraId="26714D5B" w14:textId="77777777" w:rsidR="001C7881" w:rsidRDefault="00414E79" w:rsidP="005F01BC">
      <w:pPr>
        <w:pStyle w:val="ListBullet"/>
        <w:jc w:val="both"/>
      </w:pPr>
      <w:r>
        <w:t>Deterministic as-sent version selection rule</w:t>
      </w:r>
    </w:p>
    <w:p w14:paraId="63B161E4" w14:textId="77777777" w:rsidR="001C7881" w:rsidRDefault="00414E79" w:rsidP="005F01BC">
      <w:pPr>
        <w:pStyle w:val="ListBullet"/>
        <w:jc w:val="both"/>
      </w:pPr>
      <w:r>
        <w:t>Preserved bytes and version identifier for the resolved version</w:t>
      </w:r>
    </w:p>
    <w:p w14:paraId="27054CC2" w14:textId="77777777" w:rsidR="001C7881" w:rsidRDefault="00414E79" w:rsidP="005F01BC">
      <w:pPr>
        <w:jc w:val="both"/>
      </w:pPr>
      <w:r>
        <w:rPr>
          <w:b/>
        </w:rPr>
        <w:t xml:space="preserve">What legacy models produce: </w:t>
      </w:r>
    </w:p>
    <w:p w14:paraId="115E7BA8" w14:textId="77777777" w:rsidR="001C7881" w:rsidRDefault="00414E79" w:rsidP="005F01BC">
      <w:pPr>
        <w:pStyle w:val="ListBullet"/>
        <w:jc w:val="both"/>
      </w:pPr>
      <w:r>
        <w:t>Current file bytes (time-shifted)</w:t>
      </w:r>
    </w:p>
    <w:p w14:paraId="70BA92F3" w14:textId="77777777" w:rsidR="001C7881" w:rsidRDefault="00414E79" w:rsidP="005F01BC">
      <w:pPr>
        <w:pStyle w:val="ListBullet"/>
        <w:jc w:val="both"/>
      </w:pPr>
      <w:r>
        <w:t>No explicit binding between message and specific version</w:t>
      </w:r>
    </w:p>
    <w:p w14:paraId="40A479F3" w14:textId="77777777" w:rsidR="001C7881" w:rsidRDefault="00414E79" w:rsidP="005F01BC">
      <w:pPr>
        <w:pStyle w:val="ListBullet"/>
        <w:jc w:val="both"/>
      </w:pPr>
      <w:r>
        <w:t>Reviewer interpretation of “closest version”</w:t>
      </w:r>
    </w:p>
    <w:p w14:paraId="00E73AEB" w14:textId="77777777" w:rsidR="001C7881" w:rsidRDefault="00414E79" w:rsidP="005F01BC">
      <w:pPr>
        <w:jc w:val="both"/>
      </w:pPr>
      <w:r>
        <w:rPr>
          <w:b/>
        </w:rPr>
        <w:t xml:space="preserve">What a Reconstruction-Grade record produces: </w:t>
      </w:r>
    </w:p>
    <w:p w14:paraId="41CC0277" w14:textId="77777777" w:rsidR="001C7881" w:rsidRDefault="00414E79" w:rsidP="005F01BC">
      <w:pPr>
        <w:pStyle w:val="ListBullet"/>
        <w:jc w:val="both"/>
      </w:pPr>
      <w:r>
        <w:t xml:space="preserve">As-sent version bytes (latest version where </w:t>
      </w:r>
      <w:proofErr w:type="spellStart"/>
      <w:r>
        <w:t>lastModifiedDateTime</w:t>
      </w:r>
      <w:proofErr w:type="spellEnd"/>
      <w:r>
        <w:t xml:space="preserve"> ≤ t0) with </w:t>
      </w:r>
      <w:proofErr w:type="spellStart"/>
      <w:r>
        <w:t>versionId</w:t>
      </w:r>
      <w:proofErr w:type="spellEnd"/>
    </w:p>
    <w:p w14:paraId="4A8778CE" w14:textId="77777777" w:rsidR="001C7881" w:rsidRDefault="00414E79" w:rsidP="005F01BC">
      <w:pPr>
        <w:pStyle w:val="ListBullet"/>
        <w:jc w:val="both"/>
      </w:pPr>
      <w:r>
        <w:t>Explicit message ↔ link ↔ file ↔ version binding exported and reproducible</w:t>
      </w:r>
    </w:p>
    <w:p w14:paraId="4A325984" w14:textId="77777777" w:rsidR="001C7881" w:rsidRDefault="00414E79" w:rsidP="005F01BC">
      <w:pPr>
        <w:pStyle w:val="ListBullet"/>
        <w:jc w:val="both"/>
      </w:pPr>
      <w:r>
        <w:t xml:space="preserve">Manifest documenting resolution policy and </w:t>
      </w:r>
      <w:proofErr w:type="gramStart"/>
      <w:r>
        <w:t>tie-breakers</w:t>
      </w:r>
      <w:proofErr w:type="gramEnd"/>
    </w:p>
    <w:p w14:paraId="08A0FF43" w14:textId="77777777" w:rsidR="001C7881" w:rsidRDefault="001C7881" w:rsidP="005F01BC">
      <w:pPr>
        <w:jc w:val="both"/>
      </w:pPr>
    </w:p>
    <w:p w14:paraId="236D6CCE" w14:textId="77777777" w:rsidR="001C7881" w:rsidRDefault="00414E79" w:rsidP="005F01BC">
      <w:pPr>
        <w:pStyle w:val="Heading2"/>
        <w:jc w:val="both"/>
      </w:pPr>
      <w:bookmarkStart w:id="81" w:name="_Toc223157488"/>
      <w:r>
        <w:t>D.2 Identity Drift and Historical Responsibility</w:t>
      </w:r>
      <w:bookmarkEnd w:id="81"/>
    </w:p>
    <w:p w14:paraId="37F3EEE8" w14:textId="77777777" w:rsidR="001C7881" w:rsidRDefault="00414E79" w:rsidP="005F01BC">
      <w:pPr>
        <w:jc w:val="both"/>
      </w:pPr>
      <w:r>
        <w:rPr>
          <w:b/>
        </w:rPr>
        <w:t xml:space="preserve">Question: </w:t>
      </w:r>
    </w:p>
    <w:p w14:paraId="24210C7B" w14:textId="77777777" w:rsidR="001C7881" w:rsidRDefault="00414E79" w:rsidP="005F01BC">
      <w:pPr>
        <w:jc w:val="both"/>
      </w:pPr>
      <w:r>
        <w:t>Who was responsible for a repository during the relevant period, and who approved access?</w:t>
      </w:r>
    </w:p>
    <w:p w14:paraId="22E88820" w14:textId="77777777" w:rsidR="001C7881" w:rsidRDefault="00414E79" w:rsidP="005F01BC">
      <w:pPr>
        <w:jc w:val="both"/>
      </w:pPr>
      <w:r>
        <w:rPr>
          <w:b/>
        </w:rPr>
        <w:t xml:space="preserve">What is required to answer: </w:t>
      </w:r>
    </w:p>
    <w:p w14:paraId="4DBB0B5E" w14:textId="77777777" w:rsidR="001C7881" w:rsidRDefault="00414E79" w:rsidP="005F01BC">
      <w:pPr>
        <w:pStyle w:val="ListBullet"/>
        <w:jc w:val="both"/>
      </w:pPr>
      <w:r>
        <w:t>Effective-dated identity snapshots and change history</w:t>
      </w:r>
    </w:p>
    <w:p w14:paraId="1BAFE387" w14:textId="77777777" w:rsidR="001C7881" w:rsidRDefault="00414E79" w:rsidP="005F01BC">
      <w:pPr>
        <w:pStyle w:val="ListBullet"/>
        <w:jc w:val="both"/>
      </w:pPr>
      <w:r>
        <w:t>Historical group membership and access assignment events</w:t>
      </w:r>
    </w:p>
    <w:p w14:paraId="45B8655E" w14:textId="77777777" w:rsidR="001C7881" w:rsidRDefault="00414E79" w:rsidP="005F01BC">
      <w:pPr>
        <w:pStyle w:val="ListBullet"/>
        <w:jc w:val="both"/>
      </w:pPr>
      <w:r>
        <w:t>Repository ownership and governance metadata as-</w:t>
      </w:r>
      <w:proofErr w:type="spellStart"/>
      <w:r>
        <w:t>of</w:t>
      </w:r>
      <w:proofErr w:type="spellEnd"/>
      <w:r>
        <w:t xml:space="preserve"> period</w:t>
      </w:r>
    </w:p>
    <w:p w14:paraId="4E15B13F" w14:textId="77777777" w:rsidR="001C7881" w:rsidRDefault="00414E79" w:rsidP="005F01BC">
      <w:pPr>
        <w:jc w:val="both"/>
      </w:pPr>
      <w:r>
        <w:rPr>
          <w:b/>
        </w:rPr>
        <w:t xml:space="preserve">What legacy models produce: </w:t>
      </w:r>
    </w:p>
    <w:p w14:paraId="313D9F85" w14:textId="77777777" w:rsidR="001C7881" w:rsidRDefault="00414E79" w:rsidP="005F01BC">
      <w:pPr>
        <w:pStyle w:val="ListBullet"/>
        <w:jc w:val="both"/>
      </w:pPr>
      <w:r>
        <w:t>Current directory attributes substituted for historical state</w:t>
      </w:r>
    </w:p>
    <w:p w14:paraId="241D7ECB" w14:textId="77777777" w:rsidR="001C7881" w:rsidRDefault="00414E79" w:rsidP="005F01BC">
      <w:pPr>
        <w:pStyle w:val="ListBullet"/>
        <w:jc w:val="both"/>
      </w:pPr>
      <w:r>
        <w:t>Org-chart interviews used as primary evidence</w:t>
      </w:r>
    </w:p>
    <w:p w14:paraId="1A96048B" w14:textId="77777777" w:rsidR="001C7881" w:rsidRDefault="00414E79" w:rsidP="005F01BC">
      <w:pPr>
        <w:pStyle w:val="ListBullet"/>
        <w:jc w:val="both"/>
      </w:pPr>
      <w:r>
        <w:t>Ambiguous mapping between person and role at the time</w:t>
      </w:r>
    </w:p>
    <w:p w14:paraId="08391753" w14:textId="77777777" w:rsidR="001C7881" w:rsidRDefault="00414E79" w:rsidP="005F01BC">
      <w:pPr>
        <w:jc w:val="both"/>
      </w:pPr>
      <w:r>
        <w:rPr>
          <w:b/>
        </w:rPr>
        <w:t xml:space="preserve">What a Reconstruction-Grade record produces: </w:t>
      </w:r>
    </w:p>
    <w:p w14:paraId="114081EE" w14:textId="77777777" w:rsidR="001C7881" w:rsidRDefault="00414E79" w:rsidP="005F01BC">
      <w:pPr>
        <w:pStyle w:val="ListBullet"/>
        <w:jc w:val="both"/>
      </w:pPr>
      <w:r>
        <w:t>As-of identity record (department, manager, role) with provenance</w:t>
      </w:r>
    </w:p>
    <w:p w14:paraId="72C53278" w14:textId="77777777" w:rsidR="001C7881" w:rsidRDefault="00414E79" w:rsidP="005F01BC">
      <w:pPr>
        <w:pStyle w:val="ListBullet"/>
        <w:jc w:val="both"/>
      </w:pPr>
      <w:r>
        <w:t>As-of group membership and access events tied to the natural person</w:t>
      </w:r>
    </w:p>
    <w:p w14:paraId="122E097A" w14:textId="77777777" w:rsidR="001C7881" w:rsidRDefault="00414E79" w:rsidP="005F01BC">
      <w:pPr>
        <w:pStyle w:val="ListBullet"/>
        <w:jc w:val="both"/>
      </w:pPr>
      <w:r>
        <w:t>Defensible explanation without narrative substitution</w:t>
      </w:r>
    </w:p>
    <w:p w14:paraId="0B2E45BF" w14:textId="77777777" w:rsidR="001C7881" w:rsidRDefault="001C7881" w:rsidP="005F01BC">
      <w:pPr>
        <w:jc w:val="both"/>
      </w:pPr>
    </w:p>
    <w:p w14:paraId="09365B40" w14:textId="77777777" w:rsidR="001C7881" w:rsidRDefault="00414E79" w:rsidP="005F01BC">
      <w:pPr>
        <w:pStyle w:val="Heading2"/>
        <w:jc w:val="both"/>
      </w:pPr>
      <w:bookmarkStart w:id="82" w:name="_Toc223157489"/>
      <w:r>
        <w:lastRenderedPageBreak/>
        <w:t>D.3 Permissions vs Observed Access</w:t>
      </w:r>
      <w:bookmarkEnd w:id="82"/>
    </w:p>
    <w:p w14:paraId="055755D5" w14:textId="77777777" w:rsidR="001C7881" w:rsidRDefault="00414E79" w:rsidP="005F01BC">
      <w:pPr>
        <w:jc w:val="both"/>
      </w:pPr>
      <w:r>
        <w:rPr>
          <w:b/>
        </w:rPr>
        <w:t xml:space="preserve">Question: </w:t>
      </w:r>
    </w:p>
    <w:p w14:paraId="02848CF9" w14:textId="77777777" w:rsidR="001C7881" w:rsidRDefault="00414E79" w:rsidP="005F01BC">
      <w:pPr>
        <w:jc w:val="both"/>
      </w:pPr>
      <w:r>
        <w:t xml:space="preserve">Did a person </w:t>
      </w:r>
      <w:proofErr w:type="gramStart"/>
      <w:r>
        <w:t>actually access</w:t>
      </w:r>
      <w:proofErr w:type="gramEnd"/>
      <w:r>
        <w:t xml:space="preserve"> a sensitive document during the relevant period?</w:t>
      </w:r>
    </w:p>
    <w:p w14:paraId="3220CF99" w14:textId="77777777" w:rsidR="001C7881" w:rsidRDefault="00414E79" w:rsidP="005F01BC">
      <w:pPr>
        <w:jc w:val="both"/>
      </w:pPr>
      <w:r>
        <w:rPr>
          <w:b/>
        </w:rPr>
        <w:t xml:space="preserve">What is required to answer: </w:t>
      </w:r>
    </w:p>
    <w:p w14:paraId="2FC901B1" w14:textId="77777777" w:rsidR="001C7881" w:rsidRDefault="00414E79" w:rsidP="005F01BC">
      <w:pPr>
        <w:pStyle w:val="ListBullet"/>
        <w:jc w:val="both"/>
      </w:pPr>
      <w:r>
        <w:t>Audit evidence showing open/view/edit events and timestamps</w:t>
      </w:r>
    </w:p>
    <w:p w14:paraId="4D52BD5D" w14:textId="77777777" w:rsidR="001C7881" w:rsidRDefault="00414E79" w:rsidP="005F01BC">
      <w:pPr>
        <w:pStyle w:val="ListBullet"/>
        <w:jc w:val="both"/>
      </w:pPr>
      <w:r>
        <w:t>Correlation between audit events and preserved object identifiers</w:t>
      </w:r>
    </w:p>
    <w:p w14:paraId="7A377F5C" w14:textId="77777777" w:rsidR="001C7881" w:rsidRDefault="00414E79" w:rsidP="005F01BC">
      <w:pPr>
        <w:pStyle w:val="ListBullet"/>
        <w:jc w:val="both"/>
      </w:pPr>
      <w:r>
        <w:t>Version timeline to determine which version was accessed</w:t>
      </w:r>
    </w:p>
    <w:p w14:paraId="3E1DDFD0" w14:textId="77777777" w:rsidR="001C7881" w:rsidRDefault="00414E79" w:rsidP="005F01BC">
      <w:pPr>
        <w:jc w:val="both"/>
      </w:pPr>
      <w:r>
        <w:rPr>
          <w:b/>
        </w:rPr>
        <w:t xml:space="preserve">What legacy models produce: </w:t>
      </w:r>
    </w:p>
    <w:p w14:paraId="1B1FFDEA" w14:textId="77777777" w:rsidR="001C7881" w:rsidRDefault="00414E79" w:rsidP="005F01BC">
      <w:pPr>
        <w:pStyle w:val="ListBullet"/>
        <w:jc w:val="both"/>
      </w:pPr>
      <w:r>
        <w:t>Permissions lists used as proxy for access</w:t>
      </w:r>
    </w:p>
    <w:p w14:paraId="355CBB32" w14:textId="77777777" w:rsidR="001C7881" w:rsidRDefault="00414E79" w:rsidP="005F01BC">
      <w:pPr>
        <w:pStyle w:val="ListBullet"/>
        <w:jc w:val="both"/>
      </w:pPr>
      <w:r>
        <w:t>No proof of actual behavior</w:t>
      </w:r>
    </w:p>
    <w:p w14:paraId="4186480D" w14:textId="77777777" w:rsidR="001C7881" w:rsidRDefault="00414E79" w:rsidP="005F01BC">
      <w:pPr>
        <w:pStyle w:val="ListBullet"/>
        <w:jc w:val="both"/>
      </w:pPr>
      <w:r>
        <w:t>Inability to differentiate exposure from interaction</w:t>
      </w:r>
    </w:p>
    <w:p w14:paraId="57870139" w14:textId="77777777" w:rsidR="001C7881" w:rsidRDefault="00414E79" w:rsidP="005F01BC">
      <w:pPr>
        <w:jc w:val="both"/>
      </w:pPr>
      <w:r>
        <w:rPr>
          <w:b/>
        </w:rPr>
        <w:t xml:space="preserve">What a Reconstruction-Grade record produces: </w:t>
      </w:r>
    </w:p>
    <w:p w14:paraId="7146D420" w14:textId="77777777" w:rsidR="001C7881" w:rsidRDefault="00414E79" w:rsidP="005F01BC">
      <w:pPr>
        <w:pStyle w:val="ListBullet"/>
        <w:jc w:val="both"/>
      </w:pPr>
      <w:r>
        <w:t>Observed access evidence (“who saw what, when”) correlated to the preserved object</w:t>
      </w:r>
    </w:p>
    <w:p w14:paraId="4544C975" w14:textId="77777777" w:rsidR="001C7881" w:rsidRDefault="00414E79" w:rsidP="005F01BC">
      <w:pPr>
        <w:pStyle w:val="ListBullet"/>
        <w:jc w:val="both"/>
      </w:pPr>
      <w:r>
        <w:t>Accessed-version analysis tied to preserved version identifiers</w:t>
      </w:r>
    </w:p>
    <w:p w14:paraId="7AF174D4" w14:textId="77777777" w:rsidR="001C7881" w:rsidRDefault="00414E79" w:rsidP="005F01BC">
      <w:pPr>
        <w:pStyle w:val="ListBullet"/>
        <w:jc w:val="both"/>
      </w:pPr>
      <w:r>
        <w:t>Clear separation of potential access vs observed interaction</w:t>
      </w:r>
    </w:p>
    <w:p w14:paraId="1C1BD55D" w14:textId="77777777" w:rsidR="001C7881" w:rsidRDefault="001C7881" w:rsidP="005F01BC">
      <w:pPr>
        <w:jc w:val="both"/>
      </w:pPr>
    </w:p>
    <w:p w14:paraId="72D51D6F" w14:textId="77777777" w:rsidR="001C7881" w:rsidRDefault="00414E79" w:rsidP="005F01BC">
      <w:pPr>
        <w:pStyle w:val="Heading2"/>
        <w:jc w:val="both"/>
      </w:pPr>
      <w:bookmarkStart w:id="83" w:name="_Toc223157490"/>
      <w:r>
        <w:t>D.4 Broken Links, Redirects, and File Moves</w:t>
      </w:r>
      <w:bookmarkEnd w:id="83"/>
    </w:p>
    <w:p w14:paraId="74D7248E" w14:textId="77777777" w:rsidR="001C7881" w:rsidRDefault="00414E79" w:rsidP="005F01BC">
      <w:pPr>
        <w:jc w:val="both"/>
      </w:pPr>
      <w:r>
        <w:rPr>
          <w:b/>
        </w:rPr>
        <w:t xml:space="preserve">Question: </w:t>
      </w:r>
    </w:p>
    <w:p w14:paraId="7CA257E3" w14:textId="77777777" w:rsidR="001C7881" w:rsidRDefault="00414E79" w:rsidP="005F01BC">
      <w:pPr>
        <w:jc w:val="both"/>
      </w:pPr>
      <w:r>
        <w:t xml:space="preserve">Can you still produce </w:t>
      </w:r>
      <w:proofErr w:type="gramStart"/>
      <w:r>
        <w:t>the evidence</w:t>
      </w:r>
      <w:proofErr w:type="gramEnd"/>
      <w:r>
        <w:t xml:space="preserve"> when links change or objects move?</w:t>
      </w:r>
    </w:p>
    <w:p w14:paraId="7B12ACDA" w14:textId="77777777" w:rsidR="001C7881" w:rsidRDefault="00414E79" w:rsidP="005F01BC">
      <w:pPr>
        <w:jc w:val="both"/>
      </w:pPr>
      <w:r>
        <w:rPr>
          <w:b/>
        </w:rPr>
        <w:t xml:space="preserve">What is required to answer: </w:t>
      </w:r>
    </w:p>
    <w:p w14:paraId="167E1E1C" w14:textId="77777777" w:rsidR="001C7881" w:rsidRDefault="00414E79" w:rsidP="005F01BC">
      <w:pPr>
        <w:pStyle w:val="ListBullet"/>
        <w:jc w:val="both"/>
      </w:pPr>
      <w:r>
        <w:t>Canonicalization of sharing links and redirects</w:t>
      </w:r>
    </w:p>
    <w:p w14:paraId="7F55D5D6" w14:textId="77777777" w:rsidR="001C7881" w:rsidRDefault="00414E79" w:rsidP="005F01BC">
      <w:pPr>
        <w:pStyle w:val="ListBullet"/>
        <w:jc w:val="both"/>
      </w:pPr>
      <w:r>
        <w:t>Stable platform identifiers (</w:t>
      </w:r>
      <w:proofErr w:type="spellStart"/>
      <w:r>
        <w:t>siteId</w:t>
      </w:r>
      <w:proofErr w:type="spellEnd"/>
      <w:r>
        <w:t>/</w:t>
      </w:r>
      <w:proofErr w:type="spellStart"/>
      <w:r>
        <w:t>driveId</w:t>
      </w:r>
      <w:proofErr w:type="spellEnd"/>
      <w:r>
        <w:t>/</w:t>
      </w:r>
      <w:proofErr w:type="spellStart"/>
      <w:r>
        <w:t>itemId</w:t>
      </w:r>
      <w:proofErr w:type="spellEnd"/>
      <w:r>
        <w:t>/</w:t>
      </w:r>
      <w:proofErr w:type="spellStart"/>
      <w:r>
        <w:t>versionId</w:t>
      </w:r>
      <w:proofErr w:type="spellEnd"/>
      <w:r>
        <w:t>)</w:t>
      </w:r>
    </w:p>
    <w:p w14:paraId="1AF95F64" w14:textId="77777777" w:rsidR="001C7881" w:rsidRDefault="00414E79" w:rsidP="005F01BC">
      <w:pPr>
        <w:pStyle w:val="ListBullet"/>
        <w:jc w:val="both"/>
      </w:pPr>
      <w:r>
        <w:t>Evidence of resolution at ingest time plus re-resolution capability</w:t>
      </w:r>
    </w:p>
    <w:p w14:paraId="6BCD417D" w14:textId="77777777" w:rsidR="001C7881" w:rsidRDefault="00414E79" w:rsidP="005F01BC">
      <w:pPr>
        <w:jc w:val="both"/>
      </w:pPr>
      <w:r>
        <w:rPr>
          <w:b/>
        </w:rPr>
        <w:t xml:space="preserve">What legacy models produce: </w:t>
      </w:r>
    </w:p>
    <w:p w14:paraId="3C564129" w14:textId="77777777" w:rsidR="001C7881" w:rsidRDefault="00414E79" w:rsidP="005F01BC">
      <w:pPr>
        <w:pStyle w:val="ListBullet"/>
        <w:jc w:val="both"/>
      </w:pPr>
      <w:r>
        <w:t>Brittle URL-based capture that breaks on rename/move</w:t>
      </w:r>
    </w:p>
    <w:p w14:paraId="540E9956" w14:textId="77777777" w:rsidR="001C7881" w:rsidRDefault="00414E79" w:rsidP="005F01BC">
      <w:pPr>
        <w:pStyle w:val="ListBullet"/>
        <w:jc w:val="both"/>
      </w:pPr>
      <w:r>
        <w:t>Silent failures where linked content is not collected</w:t>
      </w:r>
    </w:p>
    <w:p w14:paraId="4F1D511B" w14:textId="77777777" w:rsidR="001C7881" w:rsidRDefault="00414E79" w:rsidP="005F01BC">
      <w:pPr>
        <w:pStyle w:val="ListBullet"/>
        <w:jc w:val="both"/>
      </w:pPr>
      <w:r>
        <w:t>No record of what was attempted or why it failed</w:t>
      </w:r>
    </w:p>
    <w:p w14:paraId="32BD62FC" w14:textId="77777777" w:rsidR="001C7881" w:rsidRDefault="00414E79" w:rsidP="005F01BC">
      <w:pPr>
        <w:jc w:val="both"/>
      </w:pPr>
      <w:r>
        <w:rPr>
          <w:b/>
        </w:rPr>
        <w:t xml:space="preserve">What a Reconstruction-Grade record produces: </w:t>
      </w:r>
    </w:p>
    <w:p w14:paraId="268B1FC9" w14:textId="77777777" w:rsidR="001C7881" w:rsidRDefault="00414E79" w:rsidP="005F01BC">
      <w:pPr>
        <w:pStyle w:val="ListBullet"/>
        <w:jc w:val="both"/>
      </w:pPr>
      <w:r>
        <w:t>Stable resolution independent of URL changes using platform IDs</w:t>
      </w:r>
    </w:p>
    <w:p w14:paraId="424F2B60" w14:textId="77777777" w:rsidR="001C7881" w:rsidRDefault="00414E79" w:rsidP="005F01BC">
      <w:pPr>
        <w:pStyle w:val="ListBullet"/>
        <w:jc w:val="both"/>
      </w:pPr>
      <w:r>
        <w:t>Structured exception records when resolution fails, with reason codes and retries</w:t>
      </w:r>
    </w:p>
    <w:p w14:paraId="723FD50B" w14:textId="77777777" w:rsidR="001C7881" w:rsidRDefault="00414E79" w:rsidP="005F01BC">
      <w:pPr>
        <w:pStyle w:val="ListBullet"/>
        <w:jc w:val="both"/>
      </w:pPr>
      <w:r>
        <w:t>Deterministic end state and auditability for every link</w:t>
      </w:r>
    </w:p>
    <w:p w14:paraId="15DCF8AA" w14:textId="77777777" w:rsidR="001C7881" w:rsidRDefault="001C7881" w:rsidP="005F01BC">
      <w:pPr>
        <w:jc w:val="both"/>
      </w:pPr>
    </w:p>
    <w:p w14:paraId="44F0DF3C" w14:textId="77777777" w:rsidR="0077258D" w:rsidRDefault="0077258D">
      <w:pPr>
        <w:rPr>
          <w:rFonts w:asciiTheme="majorHAnsi" w:eastAsiaTheme="majorEastAsia" w:hAnsiTheme="majorHAnsi" w:cstheme="majorBidi"/>
          <w:color w:val="365F91" w:themeColor="accent1" w:themeShade="BF"/>
          <w:sz w:val="28"/>
          <w:szCs w:val="28"/>
        </w:rPr>
      </w:pPr>
      <w:bookmarkStart w:id="84" w:name="_Toc223157491"/>
      <w:r>
        <w:br w:type="page"/>
      </w:r>
    </w:p>
    <w:p w14:paraId="593C5A5D" w14:textId="7EA2C1C7" w:rsidR="001C7881" w:rsidRDefault="00414E79" w:rsidP="005F01BC">
      <w:pPr>
        <w:pStyle w:val="Heading2"/>
        <w:jc w:val="both"/>
      </w:pPr>
      <w:r>
        <w:lastRenderedPageBreak/>
        <w:t>D.5 Export Reproducibility Under Scrutiny</w:t>
      </w:r>
      <w:bookmarkEnd w:id="84"/>
    </w:p>
    <w:p w14:paraId="7B637BFF" w14:textId="77777777" w:rsidR="001C7881" w:rsidRDefault="00414E79" w:rsidP="005F01BC">
      <w:pPr>
        <w:jc w:val="both"/>
      </w:pPr>
      <w:r>
        <w:rPr>
          <w:b/>
        </w:rPr>
        <w:t xml:space="preserve">Question: </w:t>
      </w:r>
    </w:p>
    <w:p w14:paraId="3298DA27" w14:textId="77777777" w:rsidR="001C7881" w:rsidRDefault="00414E79" w:rsidP="005F01BC">
      <w:pPr>
        <w:jc w:val="both"/>
      </w:pPr>
      <w:r>
        <w:t>Can you reproduce the same export later and defend chain-of-custody?</w:t>
      </w:r>
    </w:p>
    <w:p w14:paraId="2CF5CF07" w14:textId="77777777" w:rsidR="001C7881" w:rsidRDefault="00414E79" w:rsidP="005F01BC">
      <w:pPr>
        <w:jc w:val="both"/>
      </w:pPr>
      <w:r>
        <w:rPr>
          <w:b/>
        </w:rPr>
        <w:t xml:space="preserve">What is required to answer: </w:t>
      </w:r>
    </w:p>
    <w:p w14:paraId="6D14169B" w14:textId="77777777" w:rsidR="001C7881" w:rsidRDefault="00414E79" w:rsidP="005F01BC">
      <w:pPr>
        <w:pStyle w:val="ListBullet"/>
        <w:jc w:val="both"/>
      </w:pPr>
      <w:r>
        <w:t>Immutable scope definition and decision ledger</w:t>
      </w:r>
    </w:p>
    <w:p w14:paraId="36B43B0F" w14:textId="77777777" w:rsidR="001C7881" w:rsidRDefault="00414E79" w:rsidP="005F01BC">
      <w:pPr>
        <w:pStyle w:val="ListBullet"/>
        <w:jc w:val="both"/>
      </w:pPr>
      <w:r>
        <w:t>Export manifest with counts, hashes, tool versions, and exceptions</w:t>
      </w:r>
    </w:p>
    <w:p w14:paraId="3B4A86F1" w14:textId="77777777" w:rsidR="001C7881" w:rsidRDefault="00414E79" w:rsidP="005F01BC">
      <w:pPr>
        <w:pStyle w:val="ListBullet"/>
        <w:jc w:val="both"/>
      </w:pPr>
      <w:r>
        <w:t>Resumable export mechanism with full audit trail</w:t>
      </w:r>
    </w:p>
    <w:p w14:paraId="352792E2" w14:textId="77777777" w:rsidR="001C7881" w:rsidRDefault="00414E79" w:rsidP="005F01BC">
      <w:pPr>
        <w:jc w:val="both"/>
      </w:pPr>
      <w:r>
        <w:rPr>
          <w:b/>
        </w:rPr>
        <w:t xml:space="preserve">What legacy models produce: </w:t>
      </w:r>
    </w:p>
    <w:p w14:paraId="4A3ABEF1" w14:textId="77777777" w:rsidR="001C7881" w:rsidRDefault="00414E79" w:rsidP="005F01BC">
      <w:pPr>
        <w:pStyle w:val="ListBullet"/>
        <w:jc w:val="both"/>
      </w:pPr>
      <w:r>
        <w:t>Ad hoc exports that depend on current state and operator judgement</w:t>
      </w:r>
    </w:p>
    <w:p w14:paraId="4ABC1165" w14:textId="77777777" w:rsidR="001C7881" w:rsidRDefault="00414E79" w:rsidP="005F01BC">
      <w:pPr>
        <w:pStyle w:val="ListBullet"/>
        <w:jc w:val="both"/>
      </w:pPr>
      <w:r>
        <w:t>Missing manifests or incomplete hashing</w:t>
      </w:r>
    </w:p>
    <w:p w14:paraId="2BF43479" w14:textId="77777777" w:rsidR="001C7881" w:rsidRDefault="00414E79" w:rsidP="005F01BC">
      <w:pPr>
        <w:pStyle w:val="ListBullet"/>
        <w:jc w:val="both"/>
      </w:pPr>
      <w:r>
        <w:t>Inability to explain discrepancies across export attempts</w:t>
      </w:r>
    </w:p>
    <w:p w14:paraId="528DC532" w14:textId="77777777" w:rsidR="001C7881" w:rsidRDefault="00414E79" w:rsidP="005F01BC">
      <w:pPr>
        <w:jc w:val="both"/>
      </w:pPr>
      <w:r>
        <w:rPr>
          <w:b/>
        </w:rPr>
        <w:t xml:space="preserve">What a Reconstruction-Grade record produces: </w:t>
      </w:r>
    </w:p>
    <w:p w14:paraId="23D2F4B2" w14:textId="77777777" w:rsidR="001C7881" w:rsidRDefault="00414E79" w:rsidP="005F01BC">
      <w:pPr>
        <w:pStyle w:val="ListBullet"/>
        <w:jc w:val="both"/>
      </w:pPr>
      <w:r>
        <w:t>Reproducible exports with matching manifests and hash evidence</w:t>
      </w:r>
    </w:p>
    <w:p w14:paraId="6F0208DC" w14:textId="77777777" w:rsidR="001C7881" w:rsidRDefault="00414E79" w:rsidP="005F01BC">
      <w:pPr>
        <w:pStyle w:val="ListBullet"/>
        <w:jc w:val="both"/>
      </w:pPr>
      <w:r>
        <w:t>Full audit trail for scope decisions and exceptions</w:t>
      </w:r>
    </w:p>
    <w:p w14:paraId="3C1AC29A" w14:textId="77777777" w:rsidR="001C7881" w:rsidRDefault="00414E79" w:rsidP="005F01BC">
      <w:pPr>
        <w:pStyle w:val="ListBullet"/>
        <w:jc w:val="both"/>
      </w:pPr>
      <w:r>
        <w:t>Integrity verification and referential integrity checks</w:t>
      </w:r>
    </w:p>
    <w:p w14:paraId="69A87053" w14:textId="77777777" w:rsidR="001C7881" w:rsidRDefault="001C7881" w:rsidP="005F01BC">
      <w:pPr>
        <w:jc w:val="both"/>
      </w:pPr>
    </w:p>
    <w:p w14:paraId="021B4601"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7DEA0CF2" w14:textId="6B0D8E5C" w:rsidR="001C7881" w:rsidRDefault="00414E79" w:rsidP="005819E7">
      <w:pPr>
        <w:pStyle w:val="Heading1"/>
      </w:pPr>
      <w:bookmarkStart w:id="85" w:name="_Toc223157492"/>
      <w:r>
        <w:lastRenderedPageBreak/>
        <w:t>Appendix E: Operational Metrics for Reconstruction-Grade Programs</w:t>
      </w:r>
      <w:bookmarkEnd w:id="85"/>
    </w:p>
    <w:p w14:paraId="16FF963B" w14:textId="77777777" w:rsidR="001C7881" w:rsidRDefault="00414E79" w:rsidP="005F01BC">
      <w:pPr>
        <w:jc w:val="both"/>
      </w:pPr>
      <w:r>
        <w:t>Reconstruction-Grade programs benefit from operational metrics that quantify coverage, risk, and time-to-use.</w:t>
      </w:r>
    </w:p>
    <w:p w14:paraId="663301B7" w14:textId="77777777" w:rsidR="001C7881" w:rsidRDefault="00414E79" w:rsidP="005F01BC">
      <w:pPr>
        <w:jc w:val="both"/>
      </w:pPr>
      <w:r>
        <w:rPr>
          <w:b/>
        </w:rPr>
        <w:t>Table 9. Example operational metrics</w:t>
      </w:r>
    </w:p>
    <w:tbl>
      <w:tblPr>
        <w:tblStyle w:val="TableGrid"/>
        <w:tblW w:w="0" w:type="auto"/>
        <w:jc w:val="center"/>
        <w:tblLook w:val="04A0" w:firstRow="1" w:lastRow="0" w:firstColumn="1" w:lastColumn="0" w:noHBand="0" w:noVBand="1"/>
      </w:tblPr>
      <w:tblGrid>
        <w:gridCol w:w="4680"/>
        <w:gridCol w:w="4680"/>
      </w:tblGrid>
      <w:tr w:rsidR="001C7881" w14:paraId="3B8F5CB0" w14:textId="77777777">
        <w:trPr>
          <w:jc w:val="center"/>
        </w:trPr>
        <w:tc>
          <w:tcPr>
            <w:tcW w:w="4680" w:type="dxa"/>
            <w:shd w:val="clear" w:color="auto" w:fill="EDEDED"/>
          </w:tcPr>
          <w:p w14:paraId="4DD5B0BB" w14:textId="77777777" w:rsidR="001C7881" w:rsidRDefault="00414E79" w:rsidP="005F01BC">
            <w:pPr>
              <w:jc w:val="both"/>
            </w:pPr>
            <w:r>
              <w:rPr>
                <w:b/>
              </w:rPr>
              <w:t>Metric</w:t>
            </w:r>
          </w:p>
        </w:tc>
        <w:tc>
          <w:tcPr>
            <w:tcW w:w="4680" w:type="dxa"/>
            <w:shd w:val="clear" w:color="auto" w:fill="EDEDED"/>
          </w:tcPr>
          <w:p w14:paraId="19E9DB50" w14:textId="77777777" w:rsidR="001C7881" w:rsidRDefault="00414E79" w:rsidP="005F01BC">
            <w:pPr>
              <w:jc w:val="both"/>
            </w:pPr>
            <w:r>
              <w:rPr>
                <w:b/>
              </w:rPr>
              <w:t>Why It Matters</w:t>
            </w:r>
          </w:p>
        </w:tc>
      </w:tr>
      <w:tr w:rsidR="001C7881" w14:paraId="4351282C" w14:textId="77777777">
        <w:trPr>
          <w:jc w:val="center"/>
        </w:trPr>
        <w:tc>
          <w:tcPr>
            <w:tcW w:w="4680" w:type="dxa"/>
          </w:tcPr>
          <w:p w14:paraId="05E39080" w14:textId="77777777" w:rsidR="001C7881" w:rsidRDefault="00414E79" w:rsidP="005F01BC">
            <w:pPr>
              <w:jc w:val="both"/>
            </w:pPr>
            <w:r>
              <w:t>Context coverage</w:t>
            </w:r>
          </w:p>
        </w:tc>
        <w:tc>
          <w:tcPr>
            <w:tcW w:w="4680" w:type="dxa"/>
          </w:tcPr>
          <w:p w14:paraId="062B39B2" w14:textId="77777777" w:rsidR="001C7881" w:rsidRDefault="00414E79" w:rsidP="005F01BC">
            <w:pPr>
              <w:jc w:val="both"/>
            </w:pPr>
            <w:r>
              <w:t>Percent of modern attachments resolved to a preserved as-sent version; percent with stable identifiers captured.</w:t>
            </w:r>
          </w:p>
        </w:tc>
      </w:tr>
      <w:tr w:rsidR="001C7881" w14:paraId="61AA58CE" w14:textId="77777777">
        <w:trPr>
          <w:jc w:val="center"/>
        </w:trPr>
        <w:tc>
          <w:tcPr>
            <w:tcW w:w="4680" w:type="dxa"/>
          </w:tcPr>
          <w:p w14:paraId="1B7EF6E7" w14:textId="77777777" w:rsidR="001C7881" w:rsidRDefault="00414E79" w:rsidP="005F01BC">
            <w:pPr>
              <w:jc w:val="both"/>
            </w:pPr>
            <w:r>
              <w:t>Exception rate</w:t>
            </w:r>
          </w:p>
        </w:tc>
        <w:tc>
          <w:tcPr>
            <w:tcW w:w="4680" w:type="dxa"/>
          </w:tcPr>
          <w:p w14:paraId="70D2CA5E" w14:textId="77777777" w:rsidR="001C7881" w:rsidRDefault="00414E79" w:rsidP="005F01BC">
            <w:pPr>
              <w:jc w:val="both"/>
            </w:pPr>
            <w:r>
              <w:t>Percent of referenced objects that resulted in exceptions; breakdown by reason code.</w:t>
            </w:r>
          </w:p>
        </w:tc>
      </w:tr>
      <w:tr w:rsidR="001C7881" w14:paraId="46C2D3C6" w14:textId="77777777">
        <w:trPr>
          <w:jc w:val="center"/>
        </w:trPr>
        <w:tc>
          <w:tcPr>
            <w:tcW w:w="4680" w:type="dxa"/>
          </w:tcPr>
          <w:p w14:paraId="5F1DBCF6" w14:textId="77777777" w:rsidR="001C7881" w:rsidRDefault="00414E79" w:rsidP="005F01BC">
            <w:pPr>
              <w:jc w:val="both"/>
            </w:pPr>
            <w:r>
              <w:t>Audit correlation coverage</w:t>
            </w:r>
          </w:p>
        </w:tc>
        <w:tc>
          <w:tcPr>
            <w:tcW w:w="4680" w:type="dxa"/>
          </w:tcPr>
          <w:p w14:paraId="12E71950" w14:textId="77777777" w:rsidR="001C7881" w:rsidRDefault="00414E79" w:rsidP="005F01BC">
            <w:pPr>
              <w:jc w:val="both"/>
            </w:pPr>
            <w:r>
              <w:t>Percent of preserved objects with correlated audit evidence in relevant windows.</w:t>
            </w:r>
          </w:p>
        </w:tc>
      </w:tr>
      <w:tr w:rsidR="001C7881" w14:paraId="1DB06DD3" w14:textId="77777777">
        <w:trPr>
          <w:jc w:val="center"/>
        </w:trPr>
        <w:tc>
          <w:tcPr>
            <w:tcW w:w="4680" w:type="dxa"/>
          </w:tcPr>
          <w:p w14:paraId="3B43383C" w14:textId="77777777" w:rsidR="001C7881" w:rsidRDefault="00414E79" w:rsidP="005F01BC">
            <w:pPr>
              <w:jc w:val="both"/>
            </w:pPr>
            <w:r>
              <w:t>Identity coverage</w:t>
            </w:r>
          </w:p>
        </w:tc>
        <w:tc>
          <w:tcPr>
            <w:tcW w:w="4680" w:type="dxa"/>
          </w:tcPr>
          <w:p w14:paraId="1CD11F74" w14:textId="77777777" w:rsidR="001C7881" w:rsidRDefault="00414E79" w:rsidP="005F01BC">
            <w:pPr>
              <w:jc w:val="both"/>
            </w:pPr>
            <w:r>
              <w:t xml:space="preserve">Percent of custodians with effective-dated identity history </w:t>
            </w:r>
            <w:proofErr w:type="gramStart"/>
            <w:r>
              <w:t>available</w:t>
            </w:r>
            <w:proofErr w:type="gramEnd"/>
            <w:r>
              <w:t xml:space="preserve"> for relevant periods.</w:t>
            </w:r>
          </w:p>
        </w:tc>
      </w:tr>
      <w:tr w:rsidR="001C7881" w14:paraId="47711012" w14:textId="77777777">
        <w:trPr>
          <w:jc w:val="center"/>
        </w:trPr>
        <w:tc>
          <w:tcPr>
            <w:tcW w:w="4680" w:type="dxa"/>
          </w:tcPr>
          <w:p w14:paraId="1471F279" w14:textId="77777777" w:rsidR="001C7881" w:rsidRDefault="00414E79" w:rsidP="005F01BC">
            <w:pPr>
              <w:jc w:val="both"/>
            </w:pPr>
            <w:r>
              <w:t>Reproducibility score</w:t>
            </w:r>
          </w:p>
        </w:tc>
        <w:tc>
          <w:tcPr>
            <w:tcW w:w="4680" w:type="dxa"/>
          </w:tcPr>
          <w:p w14:paraId="726FD5FC" w14:textId="77777777" w:rsidR="001C7881" w:rsidRDefault="00414E79" w:rsidP="005F01BC">
            <w:pPr>
              <w:jc w:val="both"/>
            </w:pPr>
            <w:r>
              <w:t>Percent of exports that reproduce identical manifests and hashes when rerun under same scope definition.</w:t>
            </w:r>
          </w:p>
        </w:tc>
      </w:tr>
      <w:tr w:rsidR="001C7881" w14:paraId="4A58E547" w14:textId="77777777">
        <w:trPr>
          <w:jc w:val="center"/>
        </w:trPr>
        <w:tc>
          <w:tcPr>
            <w:tcW w:w="4680" w:type="dxa"/>
          </w:tcPr>
          <w:p w14:paraId="57824F31" w14:textId="77777777" w:rsidR="001C7881" w:rsidRDefault="00414E79" w:rsidP="005F01BC">
            <w:pPr>
              <w:jc w:val="both"/>
            </w:pPr>
            <w:r>
              <w:t>Time-to-use</w:t>
            </w:r>
          </w:p>
        </w:tc>
        <w:tc>
          <w:tcPr>
            <w:tcW w:w="4680" w:type="dxa"/>
          </w:tcPr>
          <w:p w14:paraId="3D24DDAC" w14:textId="77777777" w:rsidR="001C7881" w:rsidRDefault="00414E79" w:rsidP="005F01BC">
            <w:pPr>
              <w:jc w:val="both"/>
            </w:pPr>
            <w:r>
              <w:t>Elapsed time from matter trigger to first usable export (not time-to-backfill).</w:t>
            </w:r>
          </w:p>
        </w:tc>
      </w:tr>
      <w:tr w:rsidR="001C7881" w14:paraId="4182B746" w14:textId="77777777">
        <w:trPr>
          <w:jc w:val="center"/>
        </w:trPr>
        <w:tc>
          <w:tcPr>
            <w:tcW w:w="4680" w:type="dxa"/>
          </w:tcPr>
          <w:p w14:paraId="4F60ADCF" w14:textId="77777777" w:rsidR="001C7881" w:rsidRDefault="00414E79" w:rsidP="005F01BC">
            <w:pPr>
              <w:jc w:val="both"/>
            </w:pPr>
            <w:r>
              <w:t>Scope precision</w:t>
            </w:r>
          </w:p>
        </w:tc>
        <w:tc>
          <w:tcPr>
            <w:tcW w:w="4680" w:type="dxa"/>
          </w:tcPr>
          <w:p w14:paraId="4AF8AFF2" w14:textId="77777777" w:rsidR="001C7881" w:rsidRDefault="00414E79" w:rsidP="005F01BC">
            <w:pPr>
              <w:jc w:val="both"/>
            </w:pPr>
            <w:r>
              <w:t>Ratio of preserved-to-reviewed volume; trends over time as identification improves.</w:t>
            </w:r>
          </w:p>
        </w:tc>
      </w:tr>
    </w:tbl>
    <w:p w14:paraId="4EBDC288" w14:textId="77777777" w:rsidR="001C7881" w:rsidRDefault="001C7881" w:rsidP="005F01BC">
      <w:pPr>
        <w:jc w:val="both"/>
      </w:pPr>
    </w:p>
    <w:p w14:paraId="60DCCDE5" w14:textId="77777777" w:rsidR="001C7881" w:rsidRDefault="00414E79" w:rsidP="005F01BC">
      <w:pPr>
        <w:jc w:val="both"/>
      </w:pPr>
      <w:r>
        <w:t>These metrics support continuous improvement and create an evidence-based operating discipline, rather than a one-off collection exercise.</w:t>
      </w:r>
    </w:p>
    <w:p w14:paraId="593D2AC4"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11D3B903" w14:textId="6B593B19" w:rsidR="001C7881" w:rsidRDefault="00414E79" w:rsidP="005819E7">
      <w:pPr>
        <w:pStyle w:val="Heading1"/>
      </w:pPr>
      <w:bookmarkStart w:id="86" w:name="_Toc223157493"/>
      <w:r>
        <w:lastRenderedPageBreak/>
        <w:t>Appendix F: Collaboration Artifact Taxonomy and Context Dependencies</w:t>
      </w:r>
      <w:bookmarkEnd w:id="86"/>
    </w:p>
    <w:p w14:paraId="026D745F" w14:textId="77777777" w:rsidR="001C7881" w:rsidRDefault="00414E79" w:rsidP="005F01BC">
      <w:pPr>
        <w:jc w:val="both"/>
      </w:pPr>
      <w:r>
        <w:t>Reconstruction-Grade evidence preservation requires workload-specific understanding of what constitutes an artifact, how it is identified, and which relationships are required to preserve meaning. This appendix provides a practical taxonomy for Microsoft 365-centric environments.</w:t>
      </w:r>
    </w:p>
    <w:p w14:paraId="3C16108B" w14:textId="77777777" w:rsidR="001C7881" w:rsidRDefault="00414E79" w:rsidP="005F01BC">
      <w:pPr>
        <w:jc w:val="both"/>
      </w:pPr>
      <w:r>
        <w:rPr>
          <w:b/>
        </w:rPr>
        <w:t>Table 10. Artifact taxonomy and context dependencies</w:t>
      </w:r>
    </w:p>
    <w:tbl>
      <w:tblPr>
        <w:tblStyle w:val="TableGrid"/>
        <w:tblW w:w="0" w:type="auto"/>
        <w:jc w:val="center"/>
        <w:tblLook w:val="04A0" w:firstRow="1" w:lastRow="0" w:firstColumn="1" w:lastColumn="0" w:noHBand="0" w:noVBand="1"/>
      </w:tblPr>
      <w:tblGrid>
        <w:gridCol w:w="1872"/>
        <w:gridCol w:w="1872"/>
        <w:gridCol w:w="1943"/>
        <w:gridCol w:w="1872"/>
        <w:gridCol w:w="1872"/>
      </w:tblGrid>
      <w:tr w:rsidR="001C7881" w14:paraId="4DD14B21" w14:textId="77777777">
        <w:trPr>
          <w:jc w:val="center"/>
        </w:trPr>
        <w:tc>
          <w:tcPr>
            <w:tcW w:w="1872" w:type="dxa"/>
            <w:shd w:val="clear" w:color="auto" w:fill="EDEDED"/>
          </w:tcPr>
          <w:p w14:paraId="35856889" w14:textId="77777777" w:rsidR="001C7881" w:rsidRDefault="00414E79" w:rsidP="005F01BC">
            <w:pPr>
              <w:jc w:val="both"/>
            </w:pPr>
            <w:r>
              <w:rPr>
                <w:b/>
              </w:rPr>
              <w:t>Workload</w:t>
            </w:r>
          </w:p>
        </w:tc>
        <w:tc>
          <w:tcPr>
            <w:tcW w:w="1872" w:type="dxa"/>
            <w:shd w:val="clear" w:color="auto" w:fill="EDEDED"/>
          </w:tcPr>
          <w:p w14:paraId="5A08178D" w14:textId="77777777" w:rsidR="001C7881" w:rsidRDefault="00414E79" w:rsidP="005819E7">
            <w:r>
              <w:rPr>
                <w:b/>
              </w:rPr>
              <w:t>Artifact Type</w:t>
            </w:r>
          </w:p>
        </w:tc>
        <w:tc>
          <w:tcPr>
            <w:tcW w:w="1872" w:type="dxa"/>
            <w:shd w:val="clear" w:color="auto" w:fill="EDEDED"/>
          </w:tcPr>
          <w:p w14:paraId="037C5684" w14:textId="77777777" w:rsidR="001C7881" w:rsidRDefault="00414E79" w:rsidP="005819E7">
            <w:r>
              <w:rPr>
                <w:b/>
              </w:rPr>
              <w:t>Primary Identifiers</w:t>
            </w:r>
          </w:p>
        </w:tc>
        <w:tc>
          <w:tcPr>
            <w:tcW w:w="1872" w:type="dxa"/>
            <w:shd w:val="clear" w:color="auto" w:fill="EDEDED"/>
          </w:tcPr>
          <w:p w14:paraId="540FB4B5" w14:textId="77777777" w:rsidR="001C7881" w:rsidRDefault="00414E79" w:rsidP="005819E7">
            <w:r>
              <w:rPr>
                <w:b/>
              </w:rPr>
              <w:t>Required Relationships</w:t>
            </w:r>
          </w:p>
        </w:tc>
        <w:tc>
          <w:tcPr>
            <w:tcW w:w="1872" w:type="dxa"/>
            <w:shd w:val="clear" w:color="auto" w:fill="EDEDED"/>
          </w:tcPr>
          <w:p w14:paraId="79946AC7" w14:textId="77777777" w:rsidR="001C7881" w:rsidRDefault="00414E79" w:rsidP="005819E7">
            <w:r>
              <w:rPr>
                <w:b/>
              </w:rPr>
              <w:t>Reconstruction Risk If Missing</w:t>
            </w:r>
          </w:p>
        </w:tc>
      </w:tr>
      <w:tr w:rsidR="001C7881" w14:paraId="7229CB8E" w14:textId="77777777">
        <w:trPr>
          <w:jc w:val="center"/>
        </w:trPr>
        <w:tc>
          <w:tcPr>
            <w:tcW w:w="1872" w:type="dxa"/>
          </w:tcPr>
          <w:p w14:paraId="713C0E1F" w14:textId="77777777" w:rsidR="001C7881" w:rsidRDefault="00414E79" w:rsidP="005F01BC">
            <w:pPr>
              <w:jc w:val="both"/>
            </w:pPr>
            <w:r>
              <w:t>Exchange</w:t>
            </w:r>
          </w:p>
        </w:tc>
        <w:tc>
          <w:tcPr>
            <w:tcW w:w="1872" w:type="dxa"/>
          </w:tcPr>
          <w:p w14:paraId="27F6B300" w14:textId="77777777" w:rsidR="001C7881" w:rsidRDefault="00414E79" w:rsidP="005819E7">
            <w:r>
              <w:t>Email message (legacy attachment)</w:t>
            </w:r>
          </w:p>
        </w:tc>
        <w:tc>
          <w:tcPr>
            <w:tcW w:w="1872" w:type="dxa"/>
          </w:tcPr>
          <w:p w14:paraId="3E3DC4AB" w14:textId="77777777" w:rsidR="001C7881" w:rsidRDefault="00414E79" w:rsidP="005819E7">
            <w:proofErr w:type="spellStart"/>
            <w:r>
              <w:t>InternetMessageId</w:t>
            </w:r>
            <w:proofErr w:type="spellEnd"/>
            <w:r>
              <w:t xml:space="preserve">, </w:t>
            </w:r>
            <w:proofErr w:type="spellStart"/>
            <w:r>
              <w:t>MessageId</w:t>
            </w:r>
            <w:proofErr w:type="spellEnd"/>
          </w:p>
        </w:tc>
        <w:tc>
          <w:tcPr>
            <w:tcW w:w="1872" w:type="dxa"/>
          </w:tcPr>
          <w:p w14:paraId="62AE9A67" w14:textId="77777777" w:rsidR="001C7881" w:rsidRDefault="00414E79" w:rsidP="005819E7">
            <w:r>
              <w:t>Parent/child attachment records, recipients, folders</w:t>
            </w:r>
          </w:p>
        </w:tc>
        <w:tc>
          <w:tcPr>
            <w:tcW w:w="1872" w:type="dxa"/>
          </w:tcPr>
          <w:p w14:paraId="5F6649CB" w14:textId="77777777" w:rsidR="001C7881" w:rsidRDefault="00414E79" w:rsidP="005819E7">
            <w:proofErr w:type="gramStart"/>
            <w:r>
              <w:t>Typically</w:t>
            </w:r>
            <w:proofErr w:type="gramEnd"/>
            <w:r>
              <w:t xml:space="preserve"> self-contained </w:t>
            </w:r>
            <w:proofErr w:type="gramStart"/>
            <w:r>
              <w:t>bytes;</w:t>
            </w:r>
            <w:proofErr w:type="gramEnd"/>
            <w:r>
              <w:t xml:space="preserve"> primary risk is metadata loss or chain-of-custody gaps.</w:t>
            </w:r>
          </w:p>
        </w:tc>
      </w:tr>
      <w:tr w:rsidR="001C7881" w14:paraId="56D6167C" w14:textId="77777777">
        <w:trPr>
          <w:jc w:val="center"/>
        </w:trPr>
        <w:tc>
          <w:tcPr>
            <w:tcW w:w="1872" w:type="dxa"/>
          </w:tcPr>
          <w:p w14:paraId="48730C7C" w14:textId="77777777" w:rsidR="001C7881" w:rsidRDefault="00414E79" w:rsidP="005F01BC">
            <w:pPr>
              <w:jc w:val="both"/>
            </w:pPr>
            <w:r>
              <w:t>Exchange</w:t>
            </w:r>
          </w:p>
        </w:tc>
        <w:tc>
          <w:tcPr>
            <w:tcW w:w="1872" w:type="dxa"/>
          </w:tcPr>
          <w:p w14:paraId="00B2BB4E" w14:textId="77777777" w:rsidR="001C7881" w:rsidRDefault="00414E79" w:rsidP="005819E7">
            <w:r>
              <w:t>Email message (modern attachment / link)</w:t>
            </w:r>
          </w:p>
        </w:tc>
        <w:tc>
          <w:tcPr>
            <w:tcW w:w="1872" w:type="dxa"/>
          </w:tcPr>
          <w:p w14:paraId="63C85309" w14:textId="77777777" w:rsidR="001C7881" w:rsidRDefault="00414E79" w:rsidP="005819E7">
            <w:proofErr w:type="spellStart"/>
            <w:r>
              <w:t>InternetMessageId</w:t>
            </w:r>
            <w:proofErr w:type="spellEnd"/>
            <w:r>
              <w:t xml:space="preserve">, </w:t>
            </w:r>
            <w:proofErr w:type="spellStart"/>
            <w:r>
              <w:t>MessageId</w:t>
            </w:r>
            <w:proofErr w:type="spellEnd"/>
          </w:p>
        </w:tc>
        <w:tc>
          <w:tcPr>
            <w:tcW w:w="1872" w:type="dxa"/>
          </w:tcPr>
          <w:p w14:paraId="172666DA" w14:textId="77777777" w:rsidR="001C7881" w:rsidRDefault="00414E79" w:rsidP="005819E7">
            <w:r>
              <w:t xml:space="preserve">Message ↔ link ↔ </w:t>
            </w:r>
            <w:proofErr w:type="spellStart"/>
            <w:r>
              <w:t>driveItem</w:t>
            </w:r>
            <w:proofErr w:type="spellEnd"/>
            <w:r>
              <w:t xml:space="preserve"> ↔ version binding</w:t>
            </w:r>
          </w:p>
        </w:tc>
        <w:tc>
          <w:tcPr>
            <w:tcW w:w="1872" w:type="dxa"/>
          </w:tcPr>
          <w:p w14:paraId="37446B53" w14:textId="77777777" w:rsidR="001C7881" w:rsidRDefault="00414E79" w:rsidP="005819E7">
            <w:r>
              <w:t>High risk of time-shifted content if as-sent resolution is not preserved.</w:t>
            </w:r>
          </w:p>
        </w:tc>
      </w:tr>
      <w:tr w:rsidR="001C7881" w14:paraId="2194A34F" w14:textId="77777777">
        <w:trPr>
          <w:jc w:val="center"/>
        </w:trPr>
        <w:tc>
          <w:tcPr>
            <w:tcW w:w="1872" w:type="dxa"/>
          </w:tcPr>
          <w:p w14:paraId="6E2969E3" w14:textId="77777777" w:rsidR="001C7881" w:rsidRDefault="00414E79" w:rsidP="005F01BC">
            <w:pPr>
              <w:jc w:val="both"/>
            </w:pPr>
            <w:r>
              <w:t>Exchange</w:t>
            </w:r>
          </w:p>
        </w:tc>
        <w:tc>
          <w:tcPr>
            <w:tcW w:w="1872" w:type="dxa"/>
          </w:tcPr>
          <w:p w14:paraId="45D0174F" w14:textId="77777777" w:rsidR="001C7881" w:rsidRDefault="00414E79" w:rsidP="005819E7">
            <w:r>
              <w:t>Mailbox folder hierarchy</w:t>
            </w:r>
          </w:p>
        </w:tc>
        <w:tc>
          <w:tcPr>
            <w:tcW w:w="1872" w:type="dxa"/>
          </w:tcPr>
          <w:p w14:paraId="5B1B16A0" w14:textId="77777777" w:rsidR="001C7881" w:rsidRDefault="00414E79" w:rsidP="005819E7">
            <w:proofErr w:type="spellStart"/>
            <w:r>
              <w:t>FolderId</w:t>
            </w:r>
            <w:proofErr w:type="spellEnd"/>
          </w:p>
        </w:tc>
        <w:tc>
          <w:tcPr>
            <w:tcW w:w="1872" w:type="dxa"/>
          </w:tcPr>
          <w:p w14:paraId="393FEBAA" w14:textId="77777777" w:rsidR="001C7881" w:rsidRDefault="00414E79" w:rsidP="005819E7">
            <w:r>
              <w:t>Containment and lifecycle (moves)</w:t>
            </w:r>
          </w:p>
        </w:tc>
        <w:tc>
          <w:tcPr>
            <w:tcW w:w="1872" w:type="dxa"/>
          </w:tcPr>
          <w:p w14:paraId="6440B60B" w14:textId="77777777" w:rsidR="001C7881" w:rsidRDefault="00414E79" w:rsidP="005819E7">
            <w:r>
              <w:t>Scoping and provenance can be challenged if location context is lost.</w:t>
            </w:r>
          </w:p>
        </w:tc>
      </w:tr>
      <w:tr w:rsidR="001C7881" w14:paraId="54AD1D7E" w14:textId="77777777">
        <w:trPr>
          <w:jc w:val="center"/>
        </w:trPr>
        <w:tc>
          <w:tcPr>
            <w:tcW w:w="1872" w:type="dxa"/>
          </w:tcPr>
          <w:p w14:paraId="5E49C2F9" w14:textId="77777777" w:rsidR="001C7881" w:rsidRDefault="00414E79" w:rsidP="005F01BC">
            <w:pPr>
              <w:jc w:val="both"/>
            </w:pPr>
            <w:r>
              <w:t>Teams</w:t>
            </w:r>
          </w:p>
        </w:tc>
        <w:tc>
          <w:tcPr>
            <w:tcW w:w="1872" w:type="dxa"/>
          </w:tcPr>
          <w:p w14:paraId="4EC9A9EA" w14:textId="77777777" w:rsidR="001C7881" w:rsidRDefault="00414E79" w:rsidP="005819E7">
            <w:r>
              <w:t>1:1 or group chat message</w:t>
            </w:r>
          </w:p>
        </w:tc>
        <w:tc>
          <w:tcPr>
            <w:tcW w:w="1872" w:type="dxa"/>
          </w:tcPr>
          <w:p w14:paraId="29885F95" w14:textId="77777777" w:rsidR="001C7881" w:rsidRDefault="00414E79" w:rsidP="005819E7">
            <w:proofErr w:type="spellStart"/>
            <w:r>
              <w:t>chatId</w:t>
            </w:r>
            <w:proofErr w:type="spellEnd"/>
            <w:r>
              <w:t xml:space="preserve">, </w:t>
            </w:r>
            <w:proofErr w:type="spellStart"/>
            <w:r>
              <w:t>messageId</w:t>
            </w:r>
            <w:proofErr w:type="spellEnd"/>
          </w:p>
        </w:tc>
        <w:tc>
          <w:tcPr>
            <w:tcW w:w="1872" w:type="dxa"/>
          </w:tcPr>
          <w:p w14:paraId="6FC7AE58" w14:textId="77777777" w:rsidR="001C7881" w:rsidRDefault="00414E79" w:rsidP="005819E7">
            <w:r>
              <w:t>Edits/deletes, reactions, thread context</w:t>
            </w:r>
          </w:p>
        </w:tc>
        <w:tc>
          <w:tcPr>
            <w:tcW w:w="1872" w:type="dxa"/>
          </w:tcPr>
          <w:p w14:paraId="5A78504A" w14:textId="77777777" w:rsidR="001C7881" w:rsidRDefault="00414E79" w:rsidP="005819E7">
            <w:r>
              <w:t>Messages can be edited; loss of edit history can change meaning.</w:t>
            </w:r>
          </w:p>
        </w:tc>
      </w:tr>
      <w:tr w:rsidR="001C7881" w14:paraId="6C8BA59F" w14:textId="77777777">
        <w:trPr>
          <w:jc w:val="center"/>
        </w:trPr>
        <w:tc>
          <w:tcPr>
            <w:tcW w:w="1872" w:type="dxa"/>
          </w:tcPr>
          <w:p w14:paraId="10515939" w14:textId="77777777" w:rsidR="001C7881" w:rsidRDefault="00414E79" w:rsidP="005F01BC">
            <w:pPr>
              <w:jc w:val="both"/>
            </w:pPr>
            <w:r>
              <w:t>Teams</w:t>
            </w:r>
          </w:p>
        </w:tc>
        <w:tc>
          <w:tcPr>
            <w:tcW w:w="1872" w:type="dxa"/>
          </w:tcPr>
          <w:p w14:paraId="1BD88925" w14:textId="77777777" w:rsidR="001C7881" w:rsidRDefault="00414E79" w:rsidP="005819E7">
            <w:r>
              <w:t>Channel message</w:t>
            </w:r>
          </w:p>
        </w:tc>
        <w:tc>
          <w:tcPr>
            <w:tcW w:w="1872" w:type="dxa"/>
          </w:tcPr>
          <w:p w14:paraId="5D121513" w14:textId="77777777" w:rsidR="001C7881" w:rsidRDefault="00414E79" w:rsidP="005819E7">
            <w:proofErr w:type="spellStart"/>
            <w:r>
              <w:t>teamId</w:t>
            </w:r>
            <w:proofErr w:type="spellEnd"/>
            <w:r>
              <w:t xml:space="preserve">, </w:t>
            </w:r>
            <w:proofErr w:type="spellStart"/>
            <w:r>
              <w:t>channelId</w:t>
            </w:r>
            <w:proofErr w:type="spellEnd"/>
            <w:r>
              <w:t xml:space="preserve">, </w:t>
            </w:r>
            <w:proofErr w:type="spellStart"/>
            <w:r>
              <w:t>messageId</w:t>
            </w:r>
            <w:proofErr w:type="spellEnd"/>
          </w:p>
        </w:tc>
        <w:tc>
          <w:tcPr>
            <w:tcW w:w="1872" w:type="dxa"/>
          </w:tcPr>
          <w:p w14:paraId="19BF626E" w14:textId="77777777" w:rsidR="001C7881" w:rsidRDefault="00414E79" w:rsidP="005819E7">
            <w:r>
              <w:t>Threading, edits/deletes, mentions</w:t>
            </w:r>
          </w:p>
        </w:tc>
        <w:tc>
          <w:tcPr>
            <w:tcW w:w="1872" w:type="dxa"/>
          </w:tcPr>
          <w:p w14:paraId="5E2FD859" w14:textId="77777777" w:rsidR="001C7881" w:rsidRDefault="00414E79" w:rsidP="005819E7">
            <w:r>
              <w:t>Channel context and membership affect interpretation of dissemination.</w:t>
            </w:r>
          </w:p>
        </w:tc>
      </w:tr>
      <w:tr w:rsidR="001C7881" w14:paraId="5434AF4A" w14:textId="77777777">
        <w:trPr>
          <w:jc w:val="center"/>
        </w:trPr>
        <w:tc>
          <w:tcPr>
            <w:tcW w:w="1872" w:type="dxa"/>
          </w:tcPr>
          <w:p w14:paraId="445DB60E" w14:textId="77777777" w:rsidR="001C7881" w:rsidRDefault="00414E79" w:rsidP="005F01BC">
            <w:pPr>
              <w:jc w:val="both"/>
            </w:pPr>
            <w:r>
              <w:t>Teams</w:t>
            </w:r>
          </w:p>
        </w:tc>
        <w:tc>
          <w:tcPr>
            <w:tcW w:w="1872" w:type="dxa"/>
          </w:tcPr>
          <w:p w14:paraId="5A1E0323" w14:textId="77777777" w:rsidR="001C7881" w:rsidRDefault="00414E79" w:rsidP="005819E7">
            <w:r>
              <w:t>Message edit / delete events</w:t>
            </w:r>
          </w:p>
        </w:tc>
        <w:tc>
          <w:tcPr>
            <w:tcW w:w="1872" w:type="dxa"/>
          </w:tcPr>
          <w:p w14:paraId="4C6B3D91" w14:textId="77777777" w:rsidR="001C7881" w:rsidRDefault="00414E79" w:rsidP="005819E7">
            <w:proofErr w:type="spellStart"/>
            <w:r>
              <w:t>messageId</w:t>
            </w:r>
            <w:proofErr w:type="spellEnd"/>
          </w:p>
        </w:tc>
        <w:tc>
          <w:tcPr>
            <w:tcW w:w="1872" w:type="dxa"/>
          </w:tcPr>
          <w:p w14:paraId="4925B413" w14:textId="77777777" w:rsidR="001C7881" w:rsidRDefault="00414E79" w:rsidP="005819E7">
            <w:r>
              <w:t>Audit events or native revision history</w:t>
            </w:r>
          </w:p>
        </w:tc>
        <w:tc>
          <w:tcPr>
            <w:tcW w:w="1872" w:type="dxa"/>
          </w:tcPr>
          <w:p w14:paraId="467A12EC" w14:textId="77777777" w:rsidR="001C7881" w:rsidRDefault="00414E79" w:rsidP="005819E7">
            <w:r>
              <w:t>Without history, the record may represent a later state, not what was seen.</w:t>
            </w:r>
          </w:p>
        </w:tc>
      </w:tr>
      <w:tr w:rsidR="001C7881" w14:paraId="27DC19C9" w14:textId="77777777">
        <w:trPr>
          <w:jc w:val="center"/>
        </w:trPr>
        <w:tc>
          <w:tcPr>
            <w:tcW w:w="1872" w:type="dxa"/>
          </w:tcPr>
          <w:p w14:paraId="043595A2" w14:textId="77777777" w:rsidR="001C7881" w:rsidRDefault="00414E79" w:rsidP="005F01BC">
            <w:pPr>
              <w:jc w:val="both"/>
            </w:pPr>
            <w:r>
              <w:t>Teams</w:t>
            </w:r>
          </w:p>
        </w:tc>
        <w:tc>
          <w:tcPr>
            <w:tcW w:w="1872" w:type="dxa"/>
          </w:tcPr>
          <w:p w14:paraId="16BA22F9" w14:textId="77777777" w:rsidR="001C7881" w:rsidRDefault="00414E79" w:rsidP="005819E7">
            <w:r>
              <w:t>Meeting chat</w:t>
            </w:r>
          </w:p>
        </w:tc>
        <w:tc>
          <w:tcPr>
            <w:tcW w:w="1872" w:type="dxa"/>
          </w:tcPr>
          <w:p w14:paraId="7DDC69FE" w14:textId="77777777" w:rsidR="001C7881" w:rsidRDefault="00414E79" w:rsidP="005819E7">
            <w:proofErr w:type="spellStart"/>
            <w:r>
              <w:t>meetingId</w:t>
            </w:r>
            <w:proofErr w:type="spellEnd"/>
            <w:r>
              <w:t xml:space="preserve">, </w:t>
            </w:r>
            <w:proofErr w:type="spellStart"/>
            <w:r>
              <w:t>messageId</w:t>
            </w:r>
            <w:proofErr w:type="spellEnd"/>
          </w:p>
        </w:tc>
        <w:tc>
          <w:tcPr>
            <w:tcW w:w="1872" w:type="dxa"/>
          </w:tcPr>
          <w:p w14:paraId="0BDB36AE" w14:textId="77777777" w:rsidR="001C7881" w:rsidRDefault="00414E79" w:rsidP="005819E7">
            <w:r>
              <w:t>Participants as-of meeting time</w:t>
            </w:r>
          </w:p>
        </w:tc>
        <w:tc>
          <w:tcPr>
            <w:tcW w:w="1872" w:type="dxa"/>
          </w:tcPr>
          <w:p w14:paraId="73CD58FF" w14:textId="77777777" w:rsidR="001C7881" w:rsidRDefault="00414E79" w:rsidP="005819E7">
            <w:r>
              <w:t>Identity-over-time and participant lists are often disputed.</w:t>
            </w:r>
          </w:p>
        </w:tc>
      </w:tr>
      <w:tr w:rsidR="001C7881" w14:paraId="171AE5BB" w14:textId="77777777">
        <w:trPr>
          <w:jc w:val="center"/>
        </w:trPr>
        <w:tc>
          <w:tcPr>
            <w:tcW w:w="1872" w:type="dxa"/>
          </w:tcPr>
          <w:p w14:paraId="41D60445" w14:textId="77777777" w:rsidR="001C7881" w:rsidRDefault="00414E79" w:rsidP="005F01BC">
            <w:pPr>
              <w:jc w:val="both"/>
            </w:pPr>
            <w:r>
              <w:t>Teams</w:t>
            </w:r>
          </w:p>
        </w:tc>
        <w:tc>
          <w:tcPr>
            <w:tcW w:w="1872" w:type="dxa"/>
          </w:tcPr>
          <w:p w14:paraId="4A6E9326" w14:textId="77777777" w:rsidR="001C7881" w:rsidRDefault="00414E79" w:rsidP="005819E7">
            <w:r>
              <w:t>Shared file via link</w:t>
            </w:r>
          </w:p>
        </w:tc>
        <w:tc>
          <w:tcPr>
            <w:tcW w:w="1872" w:type="dxa"/>
          </w:tcPr>
          <w:p w14:paraId="0F0FE89B" w14:textId="77777777" w:rsidR="001C7881" w:rsidRDefault="00414E79" w:rsidP="005819E7">
            <w:proofErr w:type="spellStart"/>
            <w:r>
              <w:t>messageId</w:t>
            </w:r>
            <w:proofErr w:type="spellEnd"/>
            <w:r>
              <w:t xml:space="preserve"> + </w:t>
            </w:r>
            <w:proofErr w:type="spellStart"/>
            <w:r>
              <w:t>driveItem</w:t>
            </w:r>
            <w:proofErr w:type="spellEnd"/>
            <w:r>
              <w:t xml:space="preserve"> IDs</w:t>
            </w:r>
          </w:p>
        </w:tc>
        <w:tc>
          <w:tcPr>
            <w:tcW w:w="1872" w:type="dxa"/>
          </w:tcPr>
          <w:p w14:paraId="705B46F1" w14:textId="77777777" w:rsidR="001C7881" w:rsidRDefault="00414E79" w:rsidP="005819E7">
            <w:r>
              <w:t>As-sent version, access evidence</w:t>
            </w:r>
          </w:p>
        </w:tc>
        <w:tc>
          <w:tcPr>
            <w:tcW w:w="1872" w:type="dxa"/>
          </w:tcPr>
          <w:p w14:paraId="78BD7413" w14:textId="77777777" w:rsidR="001C7881" w:rsidRDefault="00414E79" w:rsidP="005819E7">
            <w:r>
              <w:t xml:space="preserve">Common reconstruction failure point: latest file substituted for </w:t>
            </w:r>
            <w:proofErr w:type="gramStart"/>
            <w:r>
              <w:t>as-sent</w:t>
            </w:r>
            <w:proofErr w:type="gramEnd"/>
            <w:r>
              <w:t>.</w:t>
            </w:r>
          </w:p>
        </w:tc>
      </w:tr>
      <w:tr w:rsidR="001C7881" w14:paraId="2BD76302" w14:textId="77777777">
        <w:trPr>
          <w:jc w:val="center"/>
        </w:trPr>
        <w:tc>
          <w:tcPr>
            <w:tcW w:w="1872" w:type="dxa"/>
          </w:tcPr>
          <w:p w14:paraId="7DEBEEE7" w14:textId="77777777" w:rsidR="001C7881" w:rsidRDefault="00414E79" w:rsidP="005F01BC">
            <w:pPr>
              <w:jc w:val="both"/>
            </w:pPr>
            <w:r>
              <w:lastRenderedPageBreak/>
              <w:t>SharePoint</w:t>
            </w:r>
          </w:p>
        </w:tc>
        <w:tc>
          <w:tcPr>
            <w:tcW w:w="1872" w:type="dxa"/>
          </w:tcPr>
          <w:p w14:paraId="5F39080E" w14:textId="77777777" w:rsidR="001C7881" w:rsidRDefault="00414E79" w:rsidP="005819E7">
            <w:r>
              <w:t>Document library file</w:t>
            </w:r>
          </w:p>
        </w:tc>
        <w:tc>
          <w:tcPr>
            <w:tcW w:w="1872" w:type="dxa"/>
          </w:tcPr>
          <w:p w14:paraId="29F6EFE8" w14:textId="77777777" w:rsidR="001C7881" w:rsidRDefault="00414E79" w:rsidP="005819E7">
            <w:proofErr w:type="spellStart"/>
            <w:r>
              <w:t>siteId</w:t>
            </w:r>
            <w:proofErr w:type="spellEnd"/>
            <w:r>
              <w:t xml:space="preserve">, </w:t>
            </w:r>
            <w:proofErr w:type="spellStart"/>
            <w:r>
              <w:t>driveId</w:t>
            </w:r>
            <w:proofErr w:type="spellEnd"/>
            <w:r>
              <w:t>/</w:t>
            </w:r>
            <w:proofErr w:type="spellStart"/>
            <w:r>
              <w:t>itemId</w:t>
            </w:r>
            <w:proofErr w:type="spellEnd"/>
          </w:p>
        </w:tc>
        <w:tc>
          <w:tcPr>
            <w:tcW w:w="1872" w:type="dxa"/>
          </w:tcPr>
          <w:p w14:paraId="015E6390" w14:textId="77777777" w:rsidR="001C7881" w:rsidRDefault="00414E79" w:rsidP="005819E7">
            <w:r>
              <w:t>Version lineage, permissions, sharing links</w:t>
            </w:r>
          </w:p>
        </w:tc>
        <w:tc>
          <w:tcPr>
            <w:tcW w:w="1872" w:type="dxa"/>
          </w:tcPr>
          <w:p w14:paraId="1D1E3B58" w14:textId="77777777" w:rsidR="001C7881" w:rsidRDefault="00414E79" w:rsidP="005819E7">
            <w:r>
              <w:t>Version retention and link canonicalization are critical.</w:t>
            </w:r>
          </w:p>
        </w:tc>
      </w:tr>
      <w:tr w:rsidR="001C7881" w14:paraId="5D8433DE" w14:textId="77777777">
        <w:trPr>
          <w:jc w:val="center"/>
        </w:trPr>
        <w:tc>
          <w:tcPr>
            <w:tcW w:w="1872" w:type="dxa"/>
          </w:tcPr>
          <w:p w14:paraId="00FE0003" w14:textId="77777777" w:rsidR="001C7881" w:rsidRDefault="00414E79" w:rsidP="005F01BC">
            <w:pPr>
              <w:jc w:val="both"/>
            </w:pPr>
            <w:r>
              <w:t>SharePoint</w:t>
            </w:r>
          </w:p>
        </w:tc>
        <w:tc>
          <w:tcPr>
            <w:tcW w:w="1872" w:type="dxa"/>
          </w:tcPr>
          <w:p w14:paraId="2B53185E" w14:textId="77777777" w:rsidR="001C7881" w:rsidRDefault="00414E79" w:rsidP="005819E7">
            <w:r>
              <w:t>List item</w:t>
            </w:r>
          </w:p>
        </w:tc>
        <w:tc>
          <w:tcPr>
            <w:tcW w:w="1872" w:type="dxa"/>
          </w:tcPr>
          <w:p w14:paraId="2DDAA2DC" w14:textId="77777777" w:rsidR="001C7881" w:rsidRDefault="00414E79" w:rsidP="005819E7">
            <w:proofErr w:type="spellStart"/>
            <w:r>
              <w:t>siteId</w:t>
            </w:r>
            <w:proofErr w:type="spellEnd"/>
            <w:r>
              <w:t xml:space="preserve">, </w:t>
            </w:r>
            <w:proofErr w:type="spellStart"/>
            <w:r>
              <w:t>listId</w:t>
            </w:r>
            <w:proofErr w:type="spellEnd"/>
            <w:r>
              <w:t xml:space="preserve">, </w:t>
            </w:r>
            <w:proofErr w:type="spellStart"/>
            <w:r>
              <w:t>listItemUniqueId</w:t>
            </w:r>
            <w:proofErr w:type="spellEnd"/>
          </w:p>
        </w:tc>
        <w:tc>
          <w:tcPr>
            <w:tcW w:w="1872" w:type="dxa"/>
          </w:tcPr>
          <w:p w14:paraId="37A68AF1" w14:textId="77777777" w:rsidR="001C7881" w:rsidRDefault="00414E79" w:rsidP="005819E7">
            <w:r>
              <w:t>Field history, attachments, workflow events</w:t>
            </w:r>
          </w:p>
        </w:tc>
        <w:tc>
          <w:tcPr>
            <w:tcW w:w="1872" w:type="dxa"/>
          </w:tcPr>
          <w:p w14:paraId="0B2D2229" w14:textId="77777777" w:rsidR="001C7881" w:rsidRDefault="00414E79" w:rsidP="005819E7">
            <w:r>
              <w:t>List items can drive decisions; missing history breaks reconstruction.</w:t>
            </w:r>
          </w:p>
        </w:tc>
      </w:tr>
      <w:tr w:rsidR="001C7881" w14:paraId="33A3269D" w14:textId="77777777">
        <w:trPr>
          <w:jc w:val="center"/>
        </w:trPr>
        <w:tc>
          <w:tcPr>
            <w:tcW w:w="1872" w:type="dxa"/>
          </w:tcPr>
          <w:p w14:paraId="33C6B599" w14:textId="77777777" w:rsidR="001C7881" w:rsidRDefault="00414E79" w:rsidP="005F01BC">
            <w:pPr>
              <w:jc w:val="both"/>
            </w:pPr>
            <w:r>
              <w:t>SharePoint</w:t>
            </w:r>
          </w:p>
        </w:tc>
        <w:tc>
          <w:tcPr>
            <w:tcW w:w="1872" w:type="dxa"/>
          </w:tcPr>
          <w:p w14:paraId="69318246" w14:textId="77777777" w:rsidR="001C7881" w:rsidRDefault="00414E79" w:rsidP="005819E7">
            <w:r>
              <w:t>Page / news post</w:t>
            </w:r>
          </w:p>
        </w:tc>
        <w:tc>
          <w:tcPr>
            <w:tcW w:w="1872" w:type="dxa"/>
          </w:tcPr>
          <w:p w14:paraId="2B5FB383" w14:textId="77777777" w:rsidR="001C7881" w:rsidRDefault="00414E79" w:rsidP="005819E7">
            <w:proofErr w:type="spellStart"/>
            <w:r>
              <w:t>siteId</w:t>
            </w:r>
            <w:proofErr w:type="spellEnd"/>
            <w:r>
              <w:t xml:space="preserve">, </w:t>
            </w:r>
            <w:proofErr w:type="spellStart"/>
            <w:r>
              <w:t>pageId</w:t>
            </w:r>
            <w:proofErr w:type="spellEnd"/>
          </w:p>
        </w:tc>
        <w:tc>
          <w:tcPr>
            <w:tcW w:w="1872" w:type="dxa"/>
          </w:tcPr>
          <w:p w14:paraId="11767AA4" w14:textId="77777777" w:rsidR="001C7881" w:rsidRDefault="00414E79" w:rsidP="005819E7">
            <w:r>
              <w:t>Version history, authorship</w:t>
            </w:r>
          </w:p>
        </w:tc>
        <w:tc>
          <w:tcPr>
            <w:tcW w:w="1872" w:type="dxa"/>
          </w:tcPr>
          <w:p w14:paraId="094B9516" w14:textId="77777777" w:rsidR="001C7881" w:rsidRDefault="00414E79" w:rsidP="005819E7">
            <w:r>
              <w:t>Pages are frequently edited; final state may be misleading.</w:t>
            </w:r>
          </w:p>
        </w:tc>
      </w:tr>
      <w:tr w:rsidR="001C7881" w14:paraId="2C2040A2" w14:textId="77777777">
        <w:trPr>
          <w:jc w:val="center"/>
        </w:trPr>
        <w:tc>
          <w:tcPr>
            <w:tcW w:w="1872" w:type="dxa"/>
          </w:tcPr>
          <w:p w14:paraId="150D22AA" w14:textId="77777777" w:rsidR="001C7881" w:rsidRDefault="00414E79" w:rsidP="005F01BC">
            <w:pPr>
              <w:jc w:val="both"/>
            </w:pPr>
            <w:r>
              <w:t>OneDrive</w:t>
            </w:r>
          </w:p>
        </w:tc>
        <w:tc>
          <w:tcPr>
            <w:tcW w:w="1872" w:type="dxa"/>
          </w:tcPr>
          <w:p w14:paraId="33F78E21" w14:textId="77777777" w:rsidR="001C7881" w:rsidRDefault="00414E79" w:rsidP="005819E7">
            <w:r>
              <w:t>User file</w:t>
            </w:r>
          </w:p>
        </w:tc>
        <w:tc>
          <w:tcPr>
            <w:tcW w:w="1872" w:type="dxa"/>
          </w:tcPr>
          <w:p w14:paraId="3B144E92" w14:textId="77777777" w:rsidR="001C7881" w:rsidRDefault="00414E79" w:rsidP="005819E7">
            <w:proofErr w:type="spellStart"/>
            <w:r>
              <w:t>driveId</w:t>
            </w:r>
            <w:proofErr w:type="spellEnd"/>
            <w:r>
              <w:t xml:space="preserve">, </w:t>
            </w:r>
            <w:proofErr w:type="spellStart"/>
            <w:r>
              <w:t>itemId</w:t>
            </w:r>
            <w:proofErr w:type="spellEnd"/>
            <w:r>
              <w:t xml:space="preserve">, </w:t>
            </w:r>
            <w:proofErr w:type="spellStart"/>
            <w:r>
              <w:t>versionId</w:t>
            </w:r>
            <w:proofErr w:type="spellEnd"/>
          </w:p>
        </w:tc>
        <w:tc>
          <w:tcPr>
            <w:tcW w:w="1872" w:type="dxa"/>
          </w:tcPr>
          <w:p w14:paraId="151714ED" w14:textId="77777777" w:rsidR="001C7881" w:rsidRDefault="00414E79" w:rsidP="005819E7">
            <w:r>
              <w:t>Sharing events, moves/renames</w:t>
            </w:r>
          </w:p>
        </w:tc>
        <w:tc>
          <w:tcPr>
            <w:tcW w:w="1872" w:type="dxa"/>
          </w:tcPr>
          <w:p w14:paraId="318A926D" w14:textId="77777777" w:rsidR="001C7881" w:rsidRDefault="00414E79" w:rsidP="005819E7">
            <w:r>
              <w:t xml:space="preserve">High </w:t>
            </w:r>
            <w:proofErr w:type="gramStart"/>
            <w:r>
              <w:t>churn;</w:t>
            </w:r>
            <w:proofErr w:type="gramEnd"/>
            <w:r>
              <w:t xml:space="preserve"> user lifecycle </w:t>
            </w:r>
            <w:proofErr w:type="gramStart"/>
            <w:r>
              <w:t>can</w:t>
            </w:r>
            <w:proofErr w:type="gramEnd"/>
            <w:r>
              <w:t xml:space="preserve"> orphan content if IDs not preserved.</w:t>
            </w:r>
          </w:p>
        </w:tc>
      </w:tr>
      <w:tr w:rsidR="001C7881" w14:paraId="6BE80336" w14:textId="77777777">
        <w:trPr>
          <w:jc w:val="center"/>
        </w:trPr>
        <w:tc>
          <w:tcPr>
            <w:tcW w:w="1872" w:type="dxa"/>
          </w:tcPr>
          <w:p w14:paraId="6C5C42F1" w14:textId="77777777" w:rsidR="001C7881" w:rsidRDefault="00414E79" w:rsidP="005F01BC">
            <w:pPr>
              <w:jc w:val="both"/>
            </w:pPr>
            <w:r>
              <w:t>OneDrive</w:t>
            </w:r>
          </w:p>
        </w:tc>
        <w:tc>
          <w:tcPr>
            <w:tcW w:w="1872" w:type="dxa"/>
          </w:tcPr>
          <w:p w14:paraId="2A810B51" w14:textId="77777777" w:rsidR="001C7881" w:rsidRDefault="00414E79" w:rsidP="005819E7">
            <w:r>
              <w:t>Sharing link / invite</w:t>
            </w:r>
          </w:p>
        </w:tc>
        <w:tc>
          <w:tcPr>
            <w:tcW w:w="1872" w:type="dxa"/>
          </w:tcPr>
          <w:p w14:paraId="339BEE54" w14:textId="77777777" w:rsidR="001C7881" w:rsidRDefault="00414E79" w:rsidP="005819E7">
            <w:proofErr w:type="spellStart"/>
            <w:r>
              <w:t>shareId</w:t>
            </w:r>
            <w:proofErr w:type="spellEnd"/>
            <w:r>
              <w:t xml:space="preserve"> / link token</w:t>
            </w:r>
          </w:p>
        </w:tc>
        <w:tc>
          <w:tcPr>
            <w:tcW w:w="1872" w:type="dxa"/>
          </w:tcPr>
          <w:p w14:paraId="0012E66F" w14:textId="77777777" w:rsidR="001C7881" w:rsidRDefault="00414E79" w:rsidP="005819E7">
            <w:r>
              <w:t xml:space="preserve">Canonicalization to </w:t>
            </w:r>
            <w:proofErr w:type="spellStart"/>
            <w:r>
              <w:t>driveItem</w:t>
            </w:r>
            <w:proofErr w:type="spellEnd"/>
          </w:p>
        </w:tc>
        <w:tc>
          <w:tcPr>
            <w:tcW w:w="1872" w:type="dxa"/>
          </w:tcPr>
          <w:p w14:paraId="701EE299" w14:textId="77777777" w:rsidR="001C7881" w:rsidRDefault="00414E79" w:rsidP="005819E7">
            <w:r>
              <w:t>Brittle URL capture breaks under link changes.</w:t>
            </w:r>
          </w:p>
        </w:tc>
      </w:tr>
      <w:tr w:rsidR="001C7881" w14:paraId="2F6B3F9C" w14:textId="77777777">
        <w:trPr>
          <w:jc w:val="center"/>
        </w:trPr>
        <w:tc>
          <w:tcPr>
            <w:tcW w:w="1872" w:type="dxa"/>
          </w:tcPr>
          <w:p w14:paraId="3ED0315E" w14:textId="77777777" w:rsidR="001C7881" w:rsidRDefault="00414E79" w:rsidP="005F01BC">
            <w:pPr>
              <w:jc w:val="both"/>
            </w:pPr>
            <w:r>
              <w:t>Viva Engage</w:t>
            </w:r>
          </w:p>
        </w:tc>
        <w:tc>
          <w:tcPr>
            <w:tcW w:w="1872" w:type="dxa"/>
          </w:tcPr>
          <w:p w14:paraId="5402BBA3" w14:textId="77777777" w:rsidR="001C7881" w:rsidRDefault="00414E79" w:rsidP="005819E7">
            <w:r>
              <w:t>Post / comment</w:t>
            </w:r>
          </w:p>
        </w:tc>
        <w:tc>
          <w:tcPr>
            <w:tcW w:w="1872" w:type="dxa"/>
          </w:tcPr>
          <w:p w14:paraId="07E549EA" w14:textId="77777777" w:rsidR="001C7881" w:rsidRDefault="00414E79" w:rsidP="005819E7">
            <w:proofErr w:type="spellStart"/>
            <w:r>
              <w:t>threadId</w:t>
            </w:r>
            <w:proofErr w:type="spellEnd"/>
            <w:r>
              <w:t xml:space="preserve">, </w:t>
            </w:r>
            <w:proofErr w:type="spellStart"/>
            <w:r>
              <w:t>messageId</w:t>
            </w:r>
            <w:proofErr w:type="spellEnd"/>
          </w:p>
        </w:tc>
        <w:tc>
          <w:tcPr>
            <w:tcW w:w="1872" w:type="dxa"/>
          </w:tcPr>
          <w:p w14:paraId="0251467E" w14:textId="77777777" w:rsidR="001C7881" w:rsidRDefault="00414E79" w:rsidP="005819E7">
            <w:r>
              <w:t>Reactions, edits, audience scope</w:t>
            </w:r>
          </w:p>
        </w:tc>
        <w:tc>
          <w:tcPr>
            <w:tcW w:w="1872" w:type="dxa"/>
          </w:tcPr>
          <w:p w14:paraId="0309F0E5" w14:textId="77777777" w:rsidR="001C7881" w:rsidRDefault="00414E79" w:rsidP="005819E7">
            <w:r>
              <w:t>Audience and membership context are required for dissemination analysis.</w:t>
            </w:r>
          </w:p>
        </w:tc>
      </w:tr>
      <w:tr w:rsidR="001C7881" w14:paraId="27A06336" w14:textId="77777777">
        <w:trPr>
          <w:jc w:val="center"/>
        </w:trPr>
        <w:tc>
          <w:tcPr>
            <w:tcW w:w="1872" w:type="dxa"/>
          </w:tcPr>
          <w:p w14:paraId="407419E9" w14:textId="77777777" w:rsidR="001C7881" w:rsidRDefault="00414E79" w:rsidP="005F01BC">
            <w:pPr>
              <w:jc w:val="both"/>
            </w:pPr>
            <w:r>
              <w:t>Loop</w:t>
            </w:r>
          </w:p>
        </w:tc>
        <w:tc>
          <w:tcPr>
            <w:tcW w:w="1872" w:type="dxa"/>
          </w:tcPr>
          <w:p w14:paraId="4112D477" w14:textId="77777777" w:rsidR="001C7881" w:rsidRDefault="00414E79" w:rsidP="005819E7">
            <w:r>
              <w:t>Loop component</w:t>
            </w:r>
          </w:p>
        </w:tc>
        <w:tc>
          <w:tcPr>
            <w:tcW w:w="1872" w:type="dxa"/>
          </w:tcPr>
          <w:p w14:paraId="0A6DA463" w14:textId="77777777" w:rsidR="001C7881" w:rsidRDefault="00414E79" w:rsidP="005819E7">
            <w:proofErr w:type="spellStart"/>
            <w:r>
              <w:t>componentId</w:t>
            </w:r>
            <w:proofErr w:type="spellEnd"/>
            <w:r>
              <w:t xml:space="preserve"> (varies)</w:t>
            </w:r>
          </w:p>
        </w:tc>
        <w:tc>
          <w:tcPr>
            <w:tcW w:w="1872" w:type="dxa"/>
          </w:tcPr>
          <w:p w14:paraId="2B48248F" w14:textId="77777777" w:rsidR="001C7881" w:rsidRDefault="00414E79" w:rsidP="005819E7">
            <w:r>
              <w:t>Embedding context across Teams/Outlook</w:t>
            </w:r>
          </w:p>
        </w:tc>
        <w:tc>
          <w:tcPr>
            <w:tcW w:w="1872" w:type="dxa"/>
          </w:tcPr>
          <w:p w14:paraId="09AF5D71" w14:textId="77777777" w:rsidR="001C7881" w:rsidRDefault="00414E79" w:rsidP="005819E7">
            <w:proofErr w:type="gramStart"/>
            <w:r>
              <w:t>Component is</w:t>
            </w:r>
            <w:proofErr w:type="gramEnd"/>
            <w:r>
              <w:t xml:space="preserve"> distributed; preservation requires capturing object + embedding bindings.</w:t>
            </w:r>
          </w:p>
        </w:tc>
      </w:tr>
      <w:tr w:rsidR="001C7881" w14:paraId="6348310C" w14:textId="77777777">
        <w:trPr>
          <w:jc w:val="center"/>
        </w:trPr>
        <w:tc>
          <w:tcPr>
            <w:tcW w:w="1872" w:type="dxa"/>
          </w:tcPr>
          <w:p w14:paraId="4F0ADA12" w14:textId="77777777" w:rsidR="001C7881" w:rsidRDefault="00414E79" w:rsidP="005F01BC">
            <w:pPr>
              <w:jc w:val="both"/>
            </w:pPr>
            <w:r>
              <w:t>Planner/Tasks</w:t>
            </w:r>
          </w:p>
        </w:tc>
        <w:tc>
          <w:tcPr>
            <w:tcW w:w="1872" w:type="dxa"/>
          </w:tcPr>
          <w:p w14:paraId="6E5CBB01" w14:textId="77777777" w:rsidR="001C7881" w:rsidRDefault="00414E79" w:rsidP="005819E7">
            <w:r>
              <w:t>Task item</w:t>
            </w:r>
          </w:p>
        </w:tc>
        <w:tc>
          <w:tcPr>
            <w:tcW w:w="1872" w:type="dxa"/>
          </w:tcPr>
          <w:p w14:paraId="767F06BA" w14:textId="77777777" w:rsidR="001C7881" w:rsidRDefault="00414E79" w:rsidP="005819E7">
            <w:proofErr w:type="spellStart"/>
            <w:r>
              <w:t>planId</w:t>
            </w:r>
            <w:proofErr w:type="spellEnd"/>
            <w:r>
              <w:t xml:space="preserve">, </w:t>
            </w:r>
            <w:proofErr w:type="spellStart"/>
            <w:r>
              <w:t>taskId</w:t>
            </w:r>
            <w:proofErr w:type="spellEnd"/>
          </w:p>
        </w:tc>
        <w:tc>
          <w:tcPr>
            <w:tcW w:w="1872" w:type="dxa"/>
          </w:tcPr>
          <w:p w14:paraId="02320708" w14:textId="77777777" w:rsidR="001C7881" w:rsidRDefault="00414E79" w:rsidP="005819E7">
            <w:r>
              <w:t>Assignees, comments, attachments, timestamps</w:t>
            </w:r>
          </w:p>
        </w:tc>
        <w:tc>
          <w:tcPr>
            <w:tcW w:w="1872" w:type="dxa"/>
          </w:tcPr>
          <w:p w14:paraId="54448251" w14:textId="77777777" w:rsidR="001C7881" w:rsidRDefault="00414E79" w:rsidP="005819E7">
            <w:r>
              <w:t>Task history can be central to intent and timing; static capture loses evolution.</w:t>
            </w:r>
          </w:p>
        </w:tc>
      </w:tr>
      <w:tr w:rsidR="001C7881" w14:paraId="5C039D7E" w14:textId="77777777">
        <w:trPr>
          <w:jc w:val="center"/>
        </w:trPr>
        <w:tc>
          <w:tcPr>
            <w:tcW w:w="1872" w:type="dxa"/>
          </w:tcPr>
          <w:p w14:paraId="638E7F1C" w14:textId="77777777" w:rsidR="001C7881" w:rsidRDefault="00414E79" w:rsidP="005F01BC">
            <w:pPr>
              <w:jc w:val="both"/>
            </w:pPr>
            <w:r>
              <w:t>Forms</w:t>
            </w:r>
          </w:p>
        </w:tc>
        <w:tc>
          <w:tcPr>
            <w:tcW w:w="1872" w:type="dxa"/>
          </w:tcPr>
          <w:p w14:paraId="6CAF48A2" w14:textId="77777777" w:rsidR="001C7881" w:rsidRDefault="00414E79" w:rsidP="005819E7">
            <w:r>
              <w:t>Form response</w:t>
            </w:r>
          </w:p>
        </w:tc>
        <w:tc>
          <w:tcPr>
            <w:tcW w:w="1872" w:type="dxa"/>
          </w:tcPr>
          <w:p w14:paraId="1B826B89" w14:textId="77777777" w:rsidR="001C7881" w:rsidRDefault="00414E79" w:rsidP="005819E7">
            <w:proofErr w:type="spellStart"/>
            <w:r>
              <w:t>formId</w:t>
            </w:r>
            <w:proofErr w:type="spellEnd"/>
            <w:r>
              <w:t xml:space="preserve">, </w:t>
            </w:r>
            <w:proofErr w:type="spellStart"/>
            <w:r>
              <w:t>responseId</w:t>
            </w:r>
            <w:proofErr w:type="spellEnd"/>
          </w:p>
        </w:tc>
        <w:tc>
          <w:tcPr>
            <w:tcW w:w="1872" w:type="dxa"/>
          </w:tcPr>
          <w:p w14:paraId="756423D5" w14:textId="77777777" w:rsidR="001C7881" w:rsidRDefault="00414E79" w:rsidP="005819E7">
            <w:r>
              <w:t>Responder identity, timestamps</w:t>
            </w:r>
          </w:p>
        </w:tc>
        <w:tc>
          <w:tcPr>
            <w:tcW w:w="1872" w:type="dxa"/>
          </w:tcPr>
          <w:p w14:paraId="1DBFA402" w14:textId="77777777" w:rsidR="001C7881" w:rsidRDefault="00414E79" w:rsidP="005819E7">
            <w:r>
              <w:t>Identity attribution and timing can be contested without provenance.</w:t>
            </w:r>
          </w:p>
        </w:tc>
      </w:tr>
      <w:tr w:rsidR="001C7881" w14:paraId="1DA7D47B" w14:textId="77777777">
        <w:trPr>
          <w:jc w:val="center"/>
        </w:trPr>
        <w:tc>
          <w:tcPr>
            <w:tcW w:w="1872" w:type="dxa"/>
          </w:tcPr>
          <w:p w14:paraId="11BDD087" w14:textId="77777777" w:rsidR="001C7881" w:rsidRDefault="00414E79" w:rsidP="005F01BC">
            <w:pPr>
              <w:jc w:val="both"/>
            </w:pPr>
            <w:r>
              <w:t>Stream</w:t>
            </w:r>
          </w:p>
        </w:tc>
        <w:tc>
          <w:tcPr>
            <w:tcW w:w="1872" w:type="dxa"/>
          </w:tcPr>
          <w:p w14:paraId="39F59825" w14:textId="77777777" w:rsidR="001C7881" w:rsidRDefault="00414E79" w:rsidP="005819E7">
            <w:r>
              <w:t>Video</w:t>
            </w:r>
          </w:p>
        </w:tc>
        <w:tc>
          <w:tcPr>
            <w:tcW w:w="1872" w:type="dxa"/>
          </w:tcPr>
          <w:p w14:paraId="1DDA99C3" w14:textId="77777777" w:rsidR="001C7881" w:rsidRDefault="00414E79" w:rsidP="005819E7">
            <w:proofErr w:type="spellStart"/>
            <w:r>
              <w:t>videoId</w:t>
            </w:r>
            <w:proofErr w:type="spellEnd"/>
          </w:p>
        </w:tc>
        <w:tc>
          <w:tcPr>
            <w:tcW w:w="1872" w:type="dxa"/>
          </w:tcPr>
          <w:p w14:paraId="66498AE8" w14:textId="77777777" w:rsidR="001C7881" w:rsidRDefault="00414E79" w:rsidP="005819E7">
            <w:r>
              <w:t>Permissions, views, transcript versions</w:t>
            </w:r>
          </w:p>
        </w:tc>
        <w:tc>
          <w:tcPr>
            <w:tcW w:w="1872" w:type="dxa"/>
          </w:tcPr>
          <w:p w14:paraId="2E62C18C" w14:textId="77777777" w:rsidR="001C7881" w:rsidRDefault="00414E79" w:rsidP="005819E7">
            <w:r>
              <w:t>Behavior evidence (views) and permission changes matter for access analysis.</w:t>
            </w:r>
          </w:p>
        </w:tc>
      </w:tr>
      <w:tr w:rsidR="001C7881" w14:paraId="168A2A46" w14:textId="77777777">
        <w:trPr>
          <w:jc w:val="center"/>
        </w:trPr>
        <w:tc>
          <w:tcPr>
            <w:tcW w:w="1872" w:type="dxa"/>
          </w:tcPr>
          <w:p w14:paraId="4A8F2423" w14:textId="77777777" w:rsidR="001C7881" w:rsidRDefault="00414E79" w:rsidP="005F01BC">
            <w:pPr>
              <w:jc w:val="both"/>
            </w:pPr>
            <w:r>
              <w:t>Entra ID</w:t>
            </w:r>
          </w:p>
        </w:tc>
        <w:tc>
          <w:tcPr>
            <w:tcW w:w="1872" w:type="dxa"/>
          </w:tcPr>
          <w:p w14:paraId="706A280E" w14:textId="77777777" w:rsidR="001C7881" w:rsidRDefault="00414E79" w:rsidP="005819E7">
            <w:r>
              <w:t>Group membership</w:t>
            </w:r>
          </w:p>
        </w:tc>
        <w:tc>
          <w:tcPr>
            <w:tcW w:w="1872" w:type="dxa"/>
          </w:tcPr>
          <w:p w14:paraId="338F9D05" w14:textId="77777777" w:rsidR="001C7881" w:rsidRDefault="00414E79" w:rsidP="005819E7">
            <w:proofErr w:type="spellStart"/>
            <w:r>
              <w:t>groupId</w:t>
            </w:r>
            <w:proofErr w:type="spellEnd"/>
            <w:r>
              <w:t xml:space="preserve">, </w:t>
            </w:r>
            <w:proofErr w:type="spellStart"/>
            <w:r>
              <w:t>memberId</w:t>
            </w:r>
            <w:proofErr w:type="spellEnd"/>
          </w:p>
        </w:tc>
        <w:tc>
          <w:tcPr>
            <w:tcW w:w="1872" w:type="dxa"/>
          </w:tcPr>
          <w:p w14:paraId="27878D14" w14:textId="77777777" w:rsidR="001C7881" w:rsidRDefault="00414E79" w:rsidP="005819E7">
            <w:r>
              <w:t xml:space="preserve">Effective-dated membership </w:t>
            </w:r>
            <w:r>
              <w:lastRenderedPageBreak/>
              <w:t>timeline</w:t>
            </w:r>
          </w:p>
        </w:tc>
        <w:tc>
          <w:tcPr>
            <w:tcW w:w="1872" w:type="dxa"/>
          </w:tcPr>
          <w:p w14:paraId="163BFDF4" w14:textId="77777777" w:rsidR="001C7881" w:rsidRDefault="00414E79" w:rsidP="005819E7">
            <w:r>
              <w:lastRenderedPageBreak/>
              <w:t xml:space="preserve">Static snapshots misrepresent who </w:t>
            </w:r>
            <w:r>
              <w:lastRenderedPageBreak/>
              <w:t>had access at time X.</w:t>
            </w:r>
          </w:p>
        </w:tc>
      </w:tr>
      <w:tr w:rsidR="001C7881" w14:paraId="14081E17" w14:textId="77777777">
        <w:trPr>
          <w:jc w:val="center"/>
        </w:trPr>
        <w:tc>
          <w:tcPr>
            <w:tcW w:w="1872" w:type="dxa"/>
          </w:tcPr>
          <w:p w14:paraId="4D846E7C" w14:textId="77777777" w:rsidR="001C7881" w:rsidRDefault="00414E79" w:rsidP="005F01BC">
            <w:pPr>
              <w:jc w:val="both"/>
            </w:pPr>
            <w:r>
              <w:lastRenderedPageBreak/>
              <w:t>Audit</w:t>
            </w:r>
          </w:p>
        </w:tc>
        <w:tc>
          <w:tcPr>
            <w:tcW w:w="1872" w:type="dxa"/>
          </w:tcPr>
          <w:p w14:paraId="6C8F6795" w14:textId="77777777" w:rsidR="001C7881" w:rsidRDefault="00414E79" w:rsidP="005819E7">
            <w:r>
              <w:t>M365 Unified Audit Log event</w:t>
            </w:r>
          </w:p>
        </w:tc>
        <w:tc>
          <w:tcPr>
            <w:tcW w:w="1872" w:type="dxa"/>
          </w:tcPr>
          <w:p w14:paraId="5485A57B" w14:textId="77777777" w:rsidR="001C7881" w:rsidRDefault="00414E79" w:rsidP="005819E7">
            <w:proofErr w:type="spellStart"/>
            <w:r>
              <w:t>recordId</w:t>
            </w:r>
            <w:proofErr w:type="spellEnd"/>
          </w:p>
        </w:tc>
        <w:tc>
          <w:tcPr>
            <w:tcW w:w="1872" w:type="dxa"/>
          </w:tcPr>
          <w:p w14:paraId="262A3E52" w14:textId="77777777" w:rsidR="001C7881" w:rsidRDefault="00414E79" w:rsidP="005819E7">
            <w:r>
              <w:t>Correlation keys to workload objects</w:t>
            </w:r>
          </w:p>
        </w:tc>
        <w:tc>
          <w:tcPr>
            <w:tcW w:w="1872" w:type="dxa"/>
          </w:tcPr>
          <w:p w14:paraId="3DA59313" w14:textId="77777777" w:rsidR="001C7881" w:rsidRDefault="00414E79" w:rsidP="005819E7">
            <w:r>
              <w:t xml:space="preserve">If audit ages </w:t>
            </w:r>
            <w:proofErr w:type="gramStart"/>
            <w:r>
              <w:t>out, ‘</w:t>
            </w:r>
            <w:proofErr w:type="gramEnd"/>
            <w:r>
              <w:t>who saw what’ becomes unprovable.</w:t>
            </w:r>
          </w:p>
        </w:tc>
      </w:tr>
      <w:tr w:rsidR="001C7881" w14:paraId="3C812869" w14:textId="77777777">
        <w:trPr>
          <w:jc w:val="center"/>
        </w:trPr>
        <w:tc>
          <w:tcPr>
            <w:tcW w:w="1872" w:type="dxa"/>
          </w:tcPr>
          <w:p w14:paraId="16771832" w14:textId="77777777" w:rsidR="001C7881" w:rsidRDefault="00414E79" w:rsidP="005F01BC">
            <w:pPr>
              <w:jc w:val="both"/>
            </w:pPr>
            <w:r>
              <w:t>Compliance hold/policy layer (conceptual)</w:t>
            </w:r>
          </w:p>
        </w:tc>
        <w:tc>
          <w:tcPr>
            <w:tcW w:w="1872" w:type="dxa"/>
          </w:tcPr>
          <w:p w14:paraId="71E806B6" w14:textId="77777777" w:rsidR="001C7881" w:rsidRDefault="00414E79" w:rsidP="005819E7">
            <w:r>
              <w:t>Hold / retention policy event</w:t>
            </w:r>
          </w:p>
        </w:tc>
        <w:tc>
          <w:tcPr>
            <w:tcW w:w="1872" w:type="dxa"/>
          </w:tcPr>
          <w:p w14:paraId="6D565812" w14:textId="77777777" w:rsidR="001C7881" w:rsidRDefault="00414E79" w:rsidP="005819E7">
            <w:proofErr w:type="spellStart"/>
            <w:r>
              <w:t>policyId</w:t>
            </w:r>
            <w:proofErr w:type="spellEnd"/>
          </w:p>
        </w:tc>
        <w:tc>
          <w:tcPr>
            <w:tcW w:w="1872" w:type="dxa"/>
          </w:tcPr>
          <w:p w14:paraId="247D905E" w14:textId="77777777" w:rsidR="001C7881" w:rsidRDefault="00414E79" w:rsidP="005819E7">
            <w:r>
              <w:t>Scope decisions and preservation triggers</w:t>
            </w:r>
          </w:p>
        </w:tc>
        <w:tc>
          <w:tcPr>
            <w:tcW w:w="1872" w:type="dxa"/>
          </w:tcPr>
          <w:p w14:paraId="00183A4C" w14:textId="77777777" w:rsidR="001C7881" w:rsidRDefault="00414E79" w:rsidP="005819E7">
            <w:r>
              <w:t>Policy context is necessary to defend preservation posture.</w:t>
            </w:r>
          </w:p>
        </w:tc>
      </w:tr>
    </w:tbl>
    <w:p w14:paraId="41F823D4" w14:textId="77777777" w:rsidR="001C7881" w:rsidRDefault="001C7881" w:rsidP="005F01BC">
      <w:pPr>
        <w:jc w:val="both"/>
      </w:pPr>
    </w:p>
    <w:p w14:paraId="678361C4" w14:textId="77777777" w:rsidR="001C7881" w:rsidRDefault="00414E79" w:rsidP="005F01BC">
      <w:pPr>
        <w:jc w:val="both"/>
      </w:pPr>
      <w:r>
        <w:rPr>
          <w:i/>
        </w:rPr>
        <w:t>Note: Identifier names vary by workload and API. The standard requirement is not a specific field name; it is preservation of stable identifiers sufficient to re-resolve objects and to correlate events deterministically.</w:t>
      </w:r>
    </w:p>
    <w:p w14:paraId="4C08B07F"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364A8FAB" w14:textId="1A9E755A" w:rsidR="008C47A7" w:rsidRPr="008C47A7" w:rsidRDefault="008C47A7" w:rsidP="008C47A7">
      <w:pPr>
        <w:pStyle w:val="Heading1"/>
      </w:pPr>
      <w:bookmarkStart w:id="87" w:name="_Toc223157494"/>
      <w:r w:rsidRPr="008C47A7">
        <w:lastRenderedPageBreak/>
        <w:t>Appendix G: Questions to Ask Vendors</w:t>
      </w:r>
      <w:bookmarkEnd w:id="87"/>
    </w:p>
    <w:p w14:paraId="65766970" w14:textId="77777777" w:rsidR="006F239E" w:rsidRDefault="00084C13">
      <w:r>
        <w:t>When evaluating platforms for Reconstruction-Grade conformance, enterprises should require substantive answers to the following questions. These questions are designed to distinguish systems that preserve collaborative evidence with reconstruction-grade fidelity from those that flatten it into files and messages that cannot support legal reasoning.</w:t>
      </w:r>
    </w:p>
    <w:p w14:paraId="0AB7D11F" w14:textId="0467D7D3" w:rsidR="008C47A7" w:rsidRPr="008C47A7" w:rsidRDefault="008C47A7" w:rsidP="008C47A7">
      <w:pPr>
        <w:pStyle w:val="ListParagraph"/>
        <w:numPr>
          <w:ilvl w:val="0"/>
          <w:numId w:val="32"/>
        </w:numPr>
      </w:pPr>
      <w:r w:rsidRPr="008C47A7">
        <w:t xml:space="preserve">When a message contains a modern attachment or link, can you export the as-sent version (latest version where </w:t>
      </w:r>
      <w:proofErr w:type="spellStart"/>
      <w:r w:rsidRPr="008C47A7">
        <w:t>lastModifiedDateTime</w:t>
      </w:r>
      <w:proofErr w:type="spellEnd"/>
      <w:r w:rsidRPr="008C47A7">
        <w:t xml:space="preserve"> ≤ message timestamp)?</w:t>
      </w:r>
      <w:r w:rsidR="005819E7">
        <w:br/>
      </w:r>
    </w:p>
    <w:p w14:paraId="48DE4729" w14:textId="1ECF6B68" w:rsidR="008C47A7" w:rsidRPr="008C47A7" w:rsidRDefault="008C47A7" w:rsidP="008C47A7">
      <w:pPr>
        <w:pStyle w:val="ListParagraph"/>
        <w:numPr>
          <w:ilvl w:val="0"/>
          <w:numId w:val="32"/>
        </w:numPr>
      </w:pPr>
      <w:r w:rsidRPr="008C47A7">
        <w:t>Do you preserve version identifiers and the actual file bytes for resolved versions?</w:t>
      </w:r>
      <w:r w:rsidR="005819E7">
        <w:br/>
      </w:r>
    </w:p>
    <w:p w14:paraId="125CD2E1" w14:textId="16583FA3" w:rsidR="008C47A7" w:rsidRPr="008C47A7" w:rsidRDefault="008C47A7" w:rsidP="008C47A7">
      <w:pPr>
        <w:pStyle w:val="ListParagraph"/>
        <w:numPr>
          <w:ilvl w:val="0"/>
          <w:numId w:val="32"/>
        </w:numPr>
      </w:pPr>
      <w:r w:rsidRPr="008C47A7">
        <w:t>What stable identifiers do you persist (</w:t>
      </w:r>
      <w:proofErr w:type="spellStart"/>
      <w:r w:rsidRPr="008C47A7">
        <w:t>siteId</w:t>
      </w:r>
      <w:proofErr w:type="spellEnd"/>
      <w:r w:rsidRPr="008C47A7">
        <w:t xml:space="preserve">, </w:t>
      </w:r>
      <w:proofErr w:type="spellStart"/>
      <w:r w:rsidRPr="008C47A7">
        <w:t>driveId</w:t>
      </w:r>
      <w:proofErr w:type="spellEnd"/>
      <w:r w:rsidRPr="008C47A7">
        <w:t xml:space="preserve">, </w:t>
      </w:r>
      <w:proofErr w:type="spellStart"/>
      <w:r w:rsidRPr="008C47A7">
        <w:t>itemId</w:t>
      </w:r>
      <w:proofErr w:type="spellEnd"/>
      <w:r w:rsidRPr="008C47A7">
        <w:t xml:space="preserve">, </w:t>
      </w:r>
      <w:proofErr w:type="spellStart"/>
      <w:r w:rsidRPr="008C47A7">
        <w:t>listItemUniqueId</w:t>
      </w:r>
      <w:proofErr w:type="spellEnd"/>
      <w:r w:rsidRPr="008C47A7">
        <w:t xml:space="preserve">, </w:t>
      </w:r>
      <w:proofErr w:type="spellStart"/>
      <w:r w:rsidRPr="008C47A7">
        <w:t>versionId</w:t>
      </w:r>
      <w:proofErr w:type="spellEnd"/>
      <w:r w:rsidRPr="008C47A7">
        <w:t>), and how do you canonicalize sharing links and redirects?</w:t>
      </w:r>
      <w:r w:rsidR="005819E7">
        <w:br/>
      </w:r>
    </w:p>
    <w:p w14:paraId="0E12B332" w14:textId="528E154C" w:rsidR="008C47A7" w:rsidRPr="008C47A7" w:rsidRDefault="008C47A7" w:rsidP="008C47A7">
      <w:pPr>
        <w:pStyle w:val="ListParagraph"/>
        <w:numPr>
          <w:ilvl w:val="0"/>
          <w:numId w:val="32"/>
        </w:numPr>
      </w:pPr>
      <w:r w:rsidRPr="008C47A7">
        <w:t xml:space="preserve">Can you preserve and export explicit </w:t>
      </w:r>
      <w:proofErr w:type="spellStart"/>
      <w:r w:rsidRPr="008C47A7">
        <w:t>ParentId</w:t>
      </w:r>
      <w:proofErr w:type="spellEnd"/>
      <w:r w:rsidRPr="008C47A7">
        <w:t>/</w:t>
      </w:r>
      <w:proofErr w:type="spellStart"/>
      <w:r w:rsidRPr="008C47A7">
        <w:t>ChildId</w:t>
      </w:r>
      <w:proofErr w:type="spellEnd"/>
      <w:r w:rsidRPr="008C47A7">
        <w:t xml:space="preserve"> relationship mappings for messages and linked content?</w:t>
      </w:r>
      <w:r w:rsidR="005819E7">
        <w:br/>
      </w:r>
    </w:p>
    <w:p w14:paraId="7E713424" w14:textId="2FD3F095" w:rsidR="008C47A7" w:rsidRPr="008C47A7" w:rsidRDefault="008C47A7" w:rsidP="008C47A7">
      <w:pPr>
        <w:pStyle w:val="ListParagraph"/>
        <w:numPr>
          <w:ilvl w:val="0"/>
          <w:numId w:val="32"/>
        </w:numPr>
      </w:pPr>
      <w:r w:rsidRPr="008C47A7">
        <w:t>Can you reconstruct group membership and identity attributes as-of date X, or do you rely on current directory state?</w:t>
      </w:r>
      <w:r w:rsidR="005819E7">
        <w:br/>
      </w:r>
    </w:p>
    <w:p w14:paraId="57EA4502" w14:textId="70C15426" w:rsidR="008C47A7" w:rsidRPr="008C47A7" w:rsidRDefault="008C47A7" w:rsidP="008C47A7">
      <w:pPr>
        <w:pStyle w:val="ListParagraph"/>
        <w:numPr>
          <w:ilvl w:val="0"/>
          <w:numId w:val="32"/>
        </w:numPr>
      </w:pPr>
      <w:r w:rsidRPr="008C47A7">
        <w:t>Do you treat audit logs as evidence, and can you correlate observed access to preserved versions</w:t>
      </w:r>
      <w:r w:rsidR="00D50BEC">
        <w:t xml:space="preserve"> - </w:t>
      </w:r>
      <w:r w:rsidRPr="008C47A7">
        <w:rPr>
          <w:b/>
          <w:bCs/>
        </w:rPr>
        <w:t>with explicit coverage bounds</w:t>
      </w:r>
      <w:r w:rsidRPr="008C47A7">
        <w:t>?</w:t>
      </w:r>
      <w:r w:rsidR="005819E7">
        <w:br/>
      </w:r>
    </w:p>
    <w:p w14:paraId="51664859" w14:textId="43C635B5" w:rsidR="008C47A7" w:rsidRPr="008C47A7" w:rsidRDefault="008C47A7" w:rsidP="008C47A7">
      <w:pPr>
        <w:pStyle w:val="ListParagraph"/>
        <w:numPr>
          <w:ilvl w:val="0"/>
          <w:numId w:val="32"/>
        </w:numPr>
      </w:pPr>
      <w:r w:rsidRPr="008C47A7">
        <w:t>What is your exception model: do failures produce reason-coded records with retry history, or do failures silently drop evidence?</w:t>
      </w:r>
      <w:r w:rsidR="005819E7">
        <w:br/>
      </w:r>
    </w:p>
    <w:p w14:paraId="5BF26A61" w14:textId="26073CFE" w:rsidR="008C47A7" w:rsidRPr="008C47A7" w:rsidRDefault="008C47A7" w:rsidP="008C47A7">
      <w:pPr>
        <w:pStyle w:val="ListParagraph"/>
        <w:numPr>
          <w:ilvl w:val="0"/>
          <w:numId w:val="32"/>
        </w:numPr>
      </w:pPr>
      <w:r w:rsidRPr="008C47A7">
        <w:t>Are exports reproducible? If we run the same scope twice, do we get the same set with the same hashes and manifests (subject to new preservation events)?</w:t>
      </w:r>
      <w:r w:rsidR="005819E7">
        <w:br/>
      </w:r>
    </w:p>
    <w:p w14:paraId="7DE7E23A" w14:textId="7EBBA6C0" w:rsidR="008C47A7" w:rsidRPr="008C47A7" w:rsidRDefault="008C47A7" w:rsidP="008C47A7">
      <w:pPr>
        <w:pStyle w:val="ListParagraph"/>
        <w:numPr>
          <w:ilvl w:val="0"/>
          <w:numId w:val="32"/>
        </w:numPr>
      </w:pPr>
      <w:r w:rsidRPr="008C47A7">
        <w:t>How do you support interruption handling and resumption for long-running exports?</w:t>
      </w:r>
      <w:r w:rsidR="005819E7">
        <w:br/>
      </w:r>
    </w:p>
    <w:p w14:paraId="43DEC6DA" w14:textId="77777777" w:rsidR="008C47A7" w:rsidRPr="008C47A7" w:rsidRDefault="008C47A7" w:rsidP="008C47A7">
      <w:pPr>
        <w:pStyle w:val="ListParagraph"/>
        <w:numPr>
          <w:ilvl w:val="0"/>
          <w:numId w:val="32"/>
        </w:numPr>
      </w:pPr>
      <w:r w:rsidRPr="008C47A7">
        <w:t xml:space="preserve">How do you record scope </w:t>
      </w:r>
      <w:proofErr w:type="gramStart"/>
      <w:r w:rsidRPr="008C47A7">
        <w:t>decisions</w:t>
      </w:r>
      <w:proofErr w:type="gramEnd"/>
      <w:r w:rsidRPr="008C47A7">
        <w:t xml:space="preserve"> so proportionality arguments are supported by an immutable decision ledger?</w:t>
      </w:r>
    </w:p>
    <w:p w14:paraId="547F75BB" w14:textId="77777777" w:rsidR="006F239E" w:rsidRDefault="006F239E"/>
    <w:p w14:paraId="0EEA2723"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38D46D49" w14:textId="7FF902B7" w:rsidR="001C7881" w:rsidRDefault="00414E79" w:rsidP="005F01BC">
      <w:pPr>
        <w:pStyle w:val="Heading1"/>
        <w:jc w:val="both"/>
      </w:pPr>
      <w:bookmarkStart w:id="88" w:name="_Toc223157495"/>
      <w:r>
        <w:lastRenderedPageBreak/>
        <w:t>Appendix H: Vendor Scoring Worksheet</w:t>
      </w:r>
      <w:bookmarkEnd w:id="88"/>
    </w:p>
    <w:p w14:paraId="48716801" w14:textId="77777777" w:rsidR="001C7881" w:rsidRDefault="00414E79" w:rsidP="005F01BC">
      <w:pPr>
        <w:jc w:val="both"/>
      </w:pPr>
      <w:r>
        <w:t>This worksheet provides a structured way to score solutions against Reconstruction-Grade criteria. Scores are illustrative; enterprises should adjust weights based on risk profile.</w:t>
      </w:r>
    </w:p>
    <w:p w14:paraId="41AFCA13" w14:textId="77777777" w:rsidR="001C7881" w:rsidRDefault="00414E79" w:rsidP="005F01BC">
      <w:pPr>
        <w:jc w:val="both"/>
      </w:pPr>
      <w:r>
        <w:rPr>
          <w:b/>
        </w:rPr>
        <w:t>Table 11. Scoring worksheet (fill-in)</w:t>
      </w:r>
    </w:p>
    <w:tbl>
      <w:tblPr>
        <w:tblStyle w:val="TableGrid"/>
        <w:tblW w:w="0" w:type="auto"/>
        <w:jc w:val="center"/>
        <w:tblLook w:val="04A0" w:firstRow="1" w:lastRow="0" w:firstColumn="1" w:lastColumn="0" w:noHBand="0" w:noVBand="1"/>
      </w:tblPr>
      <w:tblGrid>
        <w:gridCol w:w="2322"/>
        <w:gridCol w:w="1746"/>
        <w:gridCol w:w="2340"/>
        <w:gridCol w:w="3168"/>
      </w:tblGrid>
      <w:tr w:rsidR="001C7881" w14:paraId="1D7305CF" w14:textId="77777777" w:rsidTr="005819E7">
        <w:trPr>
          <w:jc w:val="center"/>
        </w:trPr>
        <w:tc>
          <w:tcPr>
            <w:tcW w:w="2322" w:type="dxa"/>
            <w:shd w:val="clear" w:color="auto" w:fill="EDEDED"/>
          </w:tcPr>
          <w:p w14:paraId="0FE82155" w14:textId="77777777" w:rsidR="001C7881" w:rsidRDefault="00414E79" w:rsidP="005819E7">
            <w:r>
              <w:rPr>
                <w:b/>
              </w:rPr>
              <w:t>Criterion</w:t>
            </w:r>
          </w:p>
        </w:tc>
        <w:tc>
          <w:tcPr>
            <w:tcW w:w="1746" w:type="dxa"/>
            <w:shd w:val="clear" w:color="auto" w:fill="EDEDED"/>
          </w:tcPr>
          <w:p w14:paraId="575378F8" w14:textId="77777777" w:rsidR="001C7881" w:rsidRDefault="00414E79" w:rsidP="0077258D">
            <w:pPr>
              <w:jc w:val="center"/>
            </w:pPr>
            <w:r>
              <w:rPr>
                <w:b/>
              </w:rPr>
              <w:t>Weight (1-3)</w:t>
            </w:r>
          </w:p>
        </w:tc>
        <w:tc>
          <w:tcPr>
            <w:tcW w:w="2340" w:type="dxa"/>
            <w:shd w:val="clear" w:color="auto" w:fill="EDEDED"/>
          </w:tcPr>
          <w:p w14:paraId="385499B0" w14:textId="77777777" w:rsidR="001C7881" w:rsidRDefault="00414E79" w:rsidP="005819E7">
            <w:r>
              <w:rPr>
                <w:b/>
              </w:rPr>
              <w:t>Vendor Score (0-3)</w:t>
            </w:r>
          </w:p>
        </w:tc>
        <w:tc>
          <w:tcPr>
            <w:tcW w:w="3168" w:type="dxa"/>
            <w:shd w:val="clear" w:color="auto" w:fill="EDEDED"/>
          </w:tcPr>
          <w:p w14:paraId="2098B561" w14:textId="77777777" w:rsidR="001C7881" w:rsidRDefault="00414E79" w:rsidP="005819E7">
            <w:r>
              <w:rPr>
                <w:b/>
              </w:rPr>
              <w:t>Notes / Evidence</w:t>
            </w:r>
          </w:p>
        </w:tc>
      </w:tr>
      <w:tr w:rsidR="001C7881" w14:paraId="07A97552" w14:textId="77777777" w:rsidTr="005819E7">
        <w:trPr>
          <w:jc w:val="center"/>
        </w:trPr>
        <w:tc>
          <w:tcPr>
            <w:tcW w:w="2322" w:type="dxa"/>
          </w:tcPr>
          <w:p w14:paraId="60B2992F" w14:textId="77777777" w:rsidR="001C7881" w:rsidRDefault="00414E79" w:rsidP="005819E7">
            <w:r>
              <w:t>Point-in-time as-sent resolution</w:t>
            </w:r>
          </w:p>
        </w:tc>
        <w:tc>
          <w:tcPr>
            <w:tcW w:w="1746" w:type="dxa"/>
          </w:tcPr>
          <w:p w14:paraId="3EAB88C0" w14:textId="77777777" w:rsidR="001C7881" w:rsidRDefault="00414E79" w:rsidP="0077258D">
            <w:pPr>
              <w:jc w:val="center"/>
            </w:pPr>
            <w:r>
              <w:t>3</w:t>
            </w:r>
          </w:p>
        </w:tc>
        <w:tc>
          <w:tcPr>
            <w:tcW w:w="2340" w:type="dxa"/>
          </w:tcPr>
          <w:p w14:paraId="55A9FE12" w14:textId="77777777" w:rsidR="001C7881" w:rsidRDefault="001C7881" w:rsidP="005819E7"/>
        </w:tc>
        <w:tc>
          <w:tcPr>
            <w:tcW w:w="3168" w:type="dxa"/>
          </w:tcPr>
          <w:p w14:paraId="7584EDF3" w14:textId="77777777" w:rsidR="001C7881" w:rsidRDefault="00414E79" w:rsidP="005819E7">
            <w:r>
              <w:t>Demonstrated deterministic resolution and documented fallback rules.</w:t>
            </w:r>
          </w:p>
        </w:tc>
      </w:tr>
      <w:tr w:rsidR="001C7881" w14:paraId="24354B4C" w14:textId="77777777" w:rsidTr="005819E7">
        <w:trPr>
          <w:jc w:val="center"/>
        </w:trPr>
        <w:tc>
          <w:tcPr>
            <w:tcW w:w="2322" w:type="dxa"/>
          </w:tcPr>
          <w:p w14:paraId="0B068FF4" w14:textId="77777777" w:rsidR="001C7881" w:rsidRDefault="00414E79" w:rsidP="005819E7">
            <w:r>
              <w:t>Stable identifier preservation</w:t>
            </w:r>
          </w:p>
        </w:tc>
        <w:tc>
          <w:tcPr>
            <w:tcW w:w="1746" w:type="dxa"/>
          </w:tcPr>
          <w:p w14:paraId="15CD29DB" w14:textId="77777777" w:rsidR="001C7881" w:rsidRDefault="00414E79" w:rsidP="0077258D">
            <w:pPr>
              <w:jc w:val="center"/>
            </w:pPr>
            <w:r>
              <w:t>3</w:t>
            </w:r>
          </w:p>
        </w:tc>
        <w:tc>
          <w:tcPr>
            <w:tcW w:w="2340" w:type="dxa"/>
          </w:tcPr>
          <w:p w14:paraId="7ACB8275" w14:textId="77777777" w:rsidR="001C7881" w:rsidRDefault="001C7881" w:rsidP="005819E7"/>
        </w:tc>
        <w:tc>
          <w:tcPr>
            <w:tcW w:w="3168" w:type="dxa"/>
          </w:tcPr>
          <w:p w14:paraId="6C58C2C7" w14:textId="77777777" w:rsidR="001C7881" w:rsidRDefault="00414E79" w:rsidP="005819E7">
            <w:r>
              <w:t>Persists platform IDs; resilient to moves/renames/redirects.</w:t>
            </w:r>
          </w:p>
        </w:tc>
      </w:tr>
      <w:tr w:rsidR="001C7881" w14:paraId="446FB372" w14:textId="77777777" w:rsidTr="005819E7">
        <w:trPr>
          <w:jc w:val="center"/>
        </w:trPr>
        <w:tc>
          <w:tcPr>
            <w:tcW w:w="2322" w:type="dxa"/>
          </w:tcPr>
          <w:p w14:paraId="2B9677F4" w14:textId="77777777" w:rsidR="001C7881" w:rsidRDefault="00414E79" w:rsidP="005819E7">
            <w:r>
              <w:t>Relationship integrity (Parent/Child mappings)</w:t>
            </w:r>
          </w:p>
        </w:tc>
        <w:tc>
          <w:tcPr>
            <w:tcW w:w="1746" w:type="dxa"/>
          </w:tcPr>
          <w:p w14:paraId="4684A135" w14:textId="77777777" w:rsidR="001C7881" w:rsidRDefault="00414E79" w:rsidP="0077258D">
            <w:pPr>
              <w:jc w:val="center"/>
            </w:pPr>
            <w:r>
              <w:t>3</w:t>
            </w:r>
          </w:p>
        </w:tc>
        <w:tc>
          <w:tcPr>
            <w:tcW w:w="2340" w:type="dxa"/>
          </w:tcPr>
          <w:p w14:paraId="692958BA" w14:textId="77777777" w:rsidR="001C7881" w:rsidRDefault="001C7881" w:rsidP="005819E7"/>
        </w:tc>
        <w:tc>
          <w:tcPr>
            <w:tcW w:w="3168" w:type="dxa"/>
          </w:tcPr>
          <w:p w14:paraId="723DB5AD" w14:textId="77777777" w:rsidR="001C7881" w:rsidRDefault="00414E79" w:rsidP="005819E7">
            <w:r>
              <w:t>Exports explicit relationships without collapsing context.</w:t>
            </w:r>
          </w:p>
        </w:tc>
      </w:tr>
      <w:tr w:rsidR="001C7881" w14:paraId="39CB4BAC" w14:textId="77777777" w:rsidTr="005819E7">
        <w:trPr>
          <w:jc w:val="center"/>
        </w:trPr>
        <w:tc>
          <w:tcPr>
            <w:tcW w:w="2322" w:type="dxa"/>
          </w:tcPr>
          <w:p w14:paraId="0C43F129" w14:textId="77777777" w:rsidR="001C7881" w:rsidRDefault="00414E79" w:rsidP="005819E7">
            <w:r>
              <w:t xml:space="preserve">Identity </w:t>
            </w:r>
            <w:proofErr w:type="gramStart"/>
            <w:r>
              <w:t>over time</w:t>
            </w:r>
            <w:proofErr w:type="gramEnd"/>
            <w:r>
              <w:t xml:space="preserve"> (effective-dated)</w:t>
            </w:r>
          </w:p>
        </w:tc>
        <w:tc>
          <w:tcPr>
            <w:tcW w:w="1746" w:type="dxa"/>
          </w:tcPr>
          <w:p w14:paraId="25877615" w14:textId="77777777" w:rsidR="001C7881" w:rsidRDefault="00414E79" w:rsidP="0077258D">
            <w:pPr>
              <w:jc w:val="center"/>
            </w:pPr>
            <w:r>
              <w:t>3</w:t>
            </w:r>
          </w:p>
        </w:tc>
        <w:tc>
          <w:tcPr>
            <w:tcW w:w="2340" w:type="dxa"/>
          </w:tcPr>
          <w:p w14:paraId="58C9C258" w14:textId="77777777" w:rsidR="001C7881" w:rsidRDefault="001C7881" w:rsidP="005819E7"/>
        </w:tc>
        <w:tc>
          <w:tcPr>
            <w:tcW w:w="3168" w:type="dxa"/>
          </w:tcPr>
          <w:p w14:paraId="4F318515" w14:textId="77777777" w:rsidR="001C7881" w:rsidRDefault="00414E79" w:rsidP="005819E7">
            <w:r>
              <w:t>As-of identity and membership reconstruction.</w:t>
            </w:r>
          </w:p>
        </w:tc>
      </w:tr>
      <w:tr w:rsidR="001C7881" w14:paraId="3DACDA29" w14:textId="77777777" w:rsidTr="005819E7">
        <w:trPr>
          <w:jc w:val="center"/>
        </w:trPr>
        <w:tc>
          <w:tcPr>
            <w:tcW w:w="2322" w:type="dxa"/>
          </w:tcPr>
          <w:p w14:paraId="4722E58B" w14:textId="77777777" w:rsidR="001C7881" w:rsidRDefault="00414E79" w:rsidP="005819E7">
            <w:r>
              <w:t xml:space="preserve">Audit </w:t>
            </w:r>
            <w:proofErr w:type="gramStart"/>
            <w:r>
              <w:t>evidence</w:t>
            </w:r>
            <w:proofErr w:type="gramEnd"/>
            <w:r>
              <w:t xml:space="preserve"> ingestion and correlation</w:t>
            </w:r>
          </w:p>
        </w:tc>
        <w:tc>
          <w:tcPr>
            <w:tcW w:w="1746" w:type="dxa"/>
          </w:tcPr>
          <w:p w14:paraId="20CCDA18" w14:textId="77777777" w:rsidR="001C7881" w:rsidRDefault="00414E79" w:rsidP="0077258D">
            <w:pPr>
              <w:jc w:val="center"/>
            </w:pPr>
            <w:r>
              <w:t>2</w:t>
            </w:r>
          </w:p>
        </w:tc>
        <w:tc>
          <w:tcPr>
            <w:tcW w:w="2340" w:type="dxa"/>
          </w:tcPr>
          <w:p w14:paraId="6DD780F7" w14:textId="77777777" w:rsidR="001C7881" w:rsidRDefault="001C7881" w:rsidP="005819E7"/>
        </w:tc>
        <w:tc>
          <w:tcPr>
            <w:tcW w:w="3168" w:type="dxa"/>
          </w:tcPr>
          <w:p w14:paraId="7F7B710C" w14:textId="77777777" w:rsidR="001C7881" w:rsidRDefault="00414E79" w:rsidP="005819E7">
            <w:r>
              <w:t>Observed access correlated to preserved objects/versions.</w:t>
            </w:r>
          </w:p>
        </w:tc>
      </w:tr>
      <w:tr w:rsidR="001C7881" w14:paraId="1FDCEDD0" w14:textId="77777777" w:rsidTr="005819E7">
        <w:trPr>
          <w:jc w:val="center"/>
        </w:trPr>
        <w:tc>
          <w:tcPr>
            <w:tcW w:w="2322" w:type="dxa"/>
          </w:tcPr>
          <w:p w14:paraId="2B3A3A07" w14:textId="77777777" w:rsidR="001C7881" w:rsidRDefault="00414E79" w:rsidP="005819E7">
            <w:r>
              <w:t>Deterministic exceptions and retry audit</w:t>
            </w:r>
          </w:p>
        </w:tc>
        <w:tc>
          <w:tcPr>
            <w:tcW w:w="1746" w:type="dxa"/>
          </w:tcPr>
          <w:p w14:paraId="73D0DDEE" w14:textId="77777777" w:rsidR="001C7881" w:rsidRDefault="00414E79" w:rsidP="0077258D">
            <w:pPr>
              <w:jc w:val="center"/>
            </w:pPr>
            <w:r>
              <w:t>2</w:t>
            </w:r>
          </w:p>
        </w:tc>
        <w:tc>
          <w:tcPr>
            <w:tcW w:w="2340" w:type="dxa"/>
          </w:tcPr>
          <w:p w14:paraId="2EDEE6ED" w14:textId="77777777" w:rsidR="001C7881" w:rsidRDefault="001C7881" w:rsidP="005819E7"/>
        </w:tc>
        <w:tc>
          <w:tcPr>
            <w:tcW w:w="3168" w:type="dxa"/>
          </w:tcPr>
          <w:p w14:paraId="384DE87E" w14:textId="77777777" w:rsidR="001C7881" w:rsidRDefault="00414E79" w:rsidP="005819E7">
            <w:r>
              <w:t>Reason-coded exceptions; full retry history; deterministic end state.</w:t>
            </w:r>
          </w:p>
        </w:tc>
      </w:tr>
      <w:tr w:rsidR="001C7881" w14:paraId="0DA73F3C" w14:textId="77777777" w:rsidTr="005819E7">
        <w:trPr>
          <w:jc w:val="center"/>
        </w:trPr>
        <w:tc>
          <w:tcPr>
            <w:tcW w:w="2322" w:type="dxa"/>
          </w:tcPr>
          <w:p w14:paraId="799BF556" w14:textId="77777777" w:rsidR="001C7881" w:rsidRDefault="00414E79" w:rsidP="005819E7">
            <w:r>
              <w:t>Reproducible exports with manifests + hashes</w:t>
            </w:r>
          </w:p>
        </w:tc>
        <w:tc>
          <w:tcPr>
            <w:tcW w:w="1746" w:type="dxa"/>
          </w:tcPr>
          <w:p w14:paraId="6F1FEDF5" w14:textId="77777777" w:rsidR="001C7881" w:rsidRDefault="00414E79" w:rsidP="0077258D">
            <w:pPr>
              <w:jc w:val="center"/>
            </w:pPr>
            <w:r>
              <w:t>3</w:t>
            </w:r>
          </w:p>
        </w:tc>
        <w:tc>
          <w:tcPr>
            <w:tcW w:w="2340" w:type="dxa"/>
          </w:tcPr>
          <w:p w14:paraId="36F8CAD0" w14:textId="77777777" w:rsidR="001C7881" w:rsidRDefault="001C7881" w:rsidP="005819E7"/>
        </w:tc>
        <w:tc>
          <w:tcPr>
            <w:tcW w:w="3168" w:type="dxa"/>
          </w:tcPr>
          <w:p w14:paraId="01895C51" w14:textId="77777777" w:rsidR="001C7881" w:rsidRDefault="00414E79" w:rsidP="005819E7">
            <w:r>
              <w:t>Repeatable outputs; integrity validation.</w:t>
            </w:r>
          </w:p>
        </w:tc>
      </w:tr>
      <w:tr w:rsidR="001C7881" w14:paraId="1DE49CA0" w14:textId="77777777" w:rsidTr="005819E7">
        <w:trPr>
          <w:jc w:val="center"/>
        </w:trPr>
        <w:tc>
          <w:tcPr>
            <w:tcW w:w="2322" w:type="dxa"/>
          </w:tcPr>
          <w:p w14:paraId="64318FED" w14:textId="77777777" w:rsidR="001C7881" w:rsidRDefault="00414E79" w:rsidP="005819E7">
            <w:r>
              <w:t>Operational monitoring at scale</w:t>
            </w:r>
          </w:p>
        </w:tc>
        <w:tc>
          <w:tcPr>
            <w:tcW w:w="1746" w:type="dxa"/>
          </w:tcPr>
          <w:p w14:paraId="5C6B661A" w14:textId="77777777" w:rsidR="001C7881" w:rsidRDefault="00414E79" w:rsidP="0077258D">
            <w:pPr>
              <w:jc w:val="center"/>
            </w:pPr>
            <w:r>
              <w:t>2</w:t>
            </w:r>
          </w:p>
        </w:tc>
        <w:tc>
          <w:tcPr>
            <w:tcW w:w="2340" w:type="dxa"/>
          </w:tcPr>
          <w:p w14:paraId="1F38E44A" w14:textId="77777777" w:rsidR="001C7881" w:rsidRDefault="001C7881" w:rsidP="005819E7"/>
        </w:tc>
        <w:tc>
          <w:tcPr>
            <w:tcW w:w="3168" w:type="dxa"/>
          </w:tcPr>
          <w:p w14:paraId="649AB37D" w14:textId="77777777" w:rsidR="001C7881" w:rsidRDefault="00414E79" w:rsidP="005819E7">
            <w:r>
              <w:t>Throughput, throttling backoff, exception tracking, SLA reporting.</w:t>
            </w:r>
          </w:p>
        </w:tc>
      </w:tr>
      <w:tr w:rsidR="001C7881" w14:paraId="4A3EEAC9" w14:textId="77777777" w:rsidTr="005819E7">
        <w:trPr>
          <w:jc w:val="center"/>
        </w:trPr>
        <w:tc>
          <w:tcPr>
            <w:tcW w:w="2322" w:type="dxa"/>
          </w:tcPr>
          <w:p w14:paraId="66597446" w14:textId="77777777" w:rsidR="001C7881" w:rsidRDefault="00414E79" w:rsidP="005819E7">
            <w:r>
              <w:t>Data portability and evidence longevity</w:t>
            </w:r>
          </w:p>
        </w:tc>
        <w:tc>
          <w:tcPr>
            <w:tcW w:w="1746" w:type="dxa"/>
          </w:tcPr>
          <w:p w14:paraId="10CE8C95" w14:textId="77777777" w:rsidR="001C7881" w:rsidRDefault="00414E79" w:rsidP="0077258D">
            <w:pPr>
              <w:jc w:val="center"/>
            </w:pPr>
            <w:r>
              <w:t>2</w:t>
            </w:r>
          </w:p>
        </w:tc>
        <w:tc>
          <w:tcPr>
            <w:tcW w:w="2340" w:type="dxa"/>
          </w:tcPr>
          <w:p w14:paraId="5EF3D9DD" w14:textId="77777777" w:rsidR="001C7881" w:rsidRDefault="001C7881" w:rsidP="005819E7"/>
        </w:tc>
        <w:tc>
          <w:tcPr>
            <w:tcW w:w="3168" w:type="dxa"/>
          </w:tcPr>
          <w:p w14:paraId="4BF9D3CB" w14:textId="77777777" w:rsidR="001C7881" w:rsidRDefault="00414E79" w:rsidP="005819E7">
            <w:r>
              <w:t>Supports export profiles and long-term reusability.</w:t>
            </w:r>
          </w:p>
        </w:tc>
      </w:tr>
    </w:tbl>
    <w:p w14:paraId="6AC20B44" w14:textId="77777777" w:rsidR="001C7881" w:rsidRDefault="001C7881" w:rsidP="005F01BC">
      <w:pPr>
        <w:jc w:val="both"/>
      </w:pPr>
    </w:p>
    <w:p w14:paraId="22714685"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31371F46" w14:textId="38334881" w:rsidR="001C7881" w:rsidRDefault="00414E79" w:rsidP="005F01BC">
      <w:pPr>
        <w:pStyle w:val="Heading1"/>
        <w:jc w:val="both"/>
      </w:pPr>
      <w:bookmarkStart w:id="89" w:name="_Toc223157496"/>
      <w:r>
        <w:lastRenderedPageBreak/>
        <w:t>Appendix I: Deterministic Resolution and Processing Profiles</w:t>
      </w:r>
      <w:bookmarkEnd w:id="89"/>
    </w:p>
    <w:p w14:paraId="2AB785AA" w14:textId="77777777" w:rsidR="001C7881" w:rsidRDefault="00414E79" w:rsidP="005F01BC">
      <w:pPr>
        <w:jc w:val="both"/>
      </w:pPr>
      <w:r>
        <w:t>This appendix provides non-normative algorithm sketches that illustrate deterministic processing. Implementations will vary, but outcomes must be reproducible.</w:t>
      </w:r>
    </w:p>
    <w:p w14:paraId="5D8F9E4D" w14:textId="77777777" w:rsidR="001C7881" w:rsidRDefault="00414E79" w:rsidP="005F01BC">
      <w:pPr>
        <w:pStyle w:val="Heading2"/>
        <w:jc w:val="both"/>
      </w:pPr>
      <w:bookmarkStart w:id="90" w:name="_Toc223157497"/>
      <w:r>
        <w:t>I.1 As-Sent Version Resolution (Conceptual)</w:t>
      </w:r>
      <w:bookmarkEnd w:id="90"/>
    </w:p>
    <w:p w14:paraId="69B8DE1D" w14:textId="77777777" w:rsidR="001C7881" w:rsidRDefault="00414E79" w:rsidP="005F01BC">
      <w:pPr>
        <w:jc w:val="both"/>
      </w:pPr>
      <w:r>
        <w:rPr>
          <w:rFonts w:ascii="Consolas" w:hAnsi="Consolas"/>
          <w:sz w:val="20"/>
        </w:rPr>
        <w:t xml:space="preserve">Inputs: </w:t>
      </w:r>
      <w:proofErr w:type="spellStart"/>
      <w:r>
        <w:rPr>
          <w:rFonts w:ascii="Consolas" w:hAnsi="Consolas"/>
          <w:sz w:val="20"/>
        </w:rPr>
        <w:t>messageTimestamp</w:t>
      </w:r>
      <w:proofErr w:type="spellEnd"/>
      <w:r>
        <w:rPr>
          <w:rFonts w:ascii="Consolas" w:hAnsi="Consolas"/>
          <w:sz w:val="20"/>
        </w:rPr>
        <w:t xml:space="preserve">, </w:t>
      </w:r>
      <w:proofErr w:type="spellStart"/>
      <w:r>
        <w:rPr>
          <w:rFonts w:ascii="Consolas" w:hAnsi="Consolas"/>
          <w:sz w:val="20"/>
        </w:rPr>
        <w:t>linkReference</w:t>
      </w:r>
      <w:proofErr w:type="spellEnd"/>
    </w:p>
    <w:p w14:paraId="742DFF2F" w14:textId="77777777" w:rsidR="001C7881" w:rsidRDefault="00414E79" w:rsidP="005F01BC">
      <w:pPr>
        <w:jc w:val="both"/>
      </w:pPr>
      <w:r>
        <w:rPr>
          <w:rFonts w:ascii="Consolas" w:hAnsi="Consolas"/>
          <w:sz w:val="20"/>
        </w:rPr>
        <w:t xml:space="preserve">1) Resolve </w:t>
      </w:r>
      <w:proofErr w:type="spellStart"/>
      <w:r>
        <w:rPr>
          <w:rFonts w:ascii="Consolas" w:hAnsi="Consolas"/>
          <w:sz w:val="20"/>
        </w:rPr>
        <w:t>linkReference</w:t>
      </w:r>
      <w:proofErr w:type="spellEnd"/>
      <w:r>
        <w:rPr>
          <w:rFonts w:ascii="Consolas" w:hAnsi="Consolas"/>
          <w:sz w:val="20"/>
        </w:rPr>
        <w:t xml:space="preserve"> to underlying object using canonicalization + platform APIs</w:t>
      </w:r>
    </w:p>
    <w:p w14:paraId="23A3A98F" w14:textId="77777777" w:rsidR="001C7881" w:rsidRDefault="00414E79" w:rsidP="005F01BC">
      <w:pPr>
        <w:jc w:val="both"/>
      </w:pPr>
      <w:r>
        <w:rPr>
          <w:rFonts w:ascii="Consolas" w:hAnsi="Consolas"/>
          <w:sz w:val="20"/>
        </w:rPr>
        <w:t>2) Enumerate object versions with (</w:t>
      </w:r>
      <w:proofErr w:type="spellStart"/>
      <w:r>
        <w:rPr>
          <w:rFonts w:ascii="Consolas" w:hAnsi="Consolas"/>
          <w:sz w:val="20"/>
        </w:rPr>
        <w:t>versionId</w:t>
      </w:r>
      <w:proofErr w:type="spellEnd"/>
      <w:r>
        <w:rPr>
          <w:rFonts w:ascii="Consolas" w:hAnsi="Consolas"/>
          <w:sz w:val="20"/>
        </w:rPr>
        <w:t xml:space="preserve">, </w:t>
      </w:r>
      <w:proofErr w:type="spellStart"/>
      <w:r>
        <w:rPr>
          <w:rFonts w:ascii="Consolas" w:hAnsi="Consolas"/>
          <w:sz w:val="20"/>
        </w:rPr>
        <w:t>lastModifiedDateTime</w:t>
      </w:r>
      <w:proofErr w:type="spellEnd"/>
      <w:r>
        <w:rPr>
          <w:rFonts w:ascii="Consolas" w:hAnsi="Consolas"/>
          <w:sz w:val="20"/>
        </w:rPr>
        <w:t>)</w:t>
      </w:r>
    </w:p>
    <w:p w14:paraId="58AC939C" w14:textId="77777777" w:rsidR="001C7881" w:rsidRDefault="00414E79" w:rsidP="005F01BC">
      <w:pPr>
        <w:jc w:val="both"/>
      </w:pPr>
      <w:r>
        <w:rPr>
          <w:rFonts w:ascii="Consolas" w:hAnsi="Consolas"/>
          <w:sz w:val="20"/>
        </w:rPr>
        <w:t xml:space="preserve">3) </w:t>
      </w:r>
      <w:proofErr w:type="spellStart"/>
      <w:r>
        <w:rPr>
          <w:rFonts w:ascii="Consolas" w:hAnsi="Consolas"/>
          <w:sz w:val="20"/>
        </w:rPr>
        <w:t>CandidateVersions</w:t>
      </w:r>
      <w:proofErr w:type="spellEnd"/>
      <w:r>
        <w:rPr>
          <w:rFonts w:ascii="Consolas" w:hAnsi="Consolas"/>
          <w:sz w:val="20"/>
        </w:rPr>
        <w:t xml:space="preserve"> = </w:t>
      </w:r>
      <w:proofErr w:type="gramStart"/>
      <w:r>
        <w:rPr>
          <w:rFonts w:ascii="Consolas" w:hAnsi="Consolas"/>
          <w:sz w:val="20"/>
        </w:rPr>
        <w:t>{ v</w:t>
      </w:r>
      <w:proofErr w:type="gramEnd"/>
      <w:r>
        <w:rPr>
          <w:rFonts w:ascii="Consolas" w:hAnsi="Consolas"/>
          <w:sz w:val="20"/>
        </w:rPr>
        <w:t xml:space="preserve"> | </w:t>
      </w:r>
      <w:proofErr w:type="spellStart"/>
      <w:proofErr w:type="gramStart"/>
      <w:r>
        <w:rPr>
          <w:rFonts w:ascii="Consolas" w:hAnsi="Consolas"/>
          <w:sz w:val="20"/>
        </w:rPr>
        <w:t>v.lastModifiedDateTime</w:t>
      </w:r>
      <w:proofErr w:type="spellEnd"/>
      <w:proofErr w:type="gramEnd"/>
      <w:r>
        <w:rPr>
          <w:rFonts w:ascii="Consolas" w:hAnsi="Consolas"/>
          <w:sz w:val="20"/>
        </w:rPr>
        <w:t xml:space="preserve"> &lt;= </w:t>
      </w:r>
      <w:proofErr w:type="spellStart"/>
      <w:proofErr w:type="gramStart"/>
      <w:r>
        <w:rPr>
          <w:rFonts w:ascii="Consolas" w:hAnsi="Consolas"/>
          <w:sz w:val="20"/>
        </w:rPr>
        <w:t>messageTimestamp</w:t>
      </w:r>
      <w:proofErr w:type="spellEnd"/>
      <w:r>
        <w:rPr>
          <w:rFonts w:ascii="Consolas" w:hAnsi="Consolas"/>
          <w:sz w:val="20"/>
        </w:rPr>
        <w:t xml:space="preserve"> }</w:t>
      </w:r>
      <w:proofErr w:type="gramEnd"/>
    </w:p>
    <w:p w14:paraId="6FA7BE81" w14:textId="77777777" w:rsidR="001C7881" w:rsidRDefault="00414E79" w:rsidP="005F01BC">
      <w:pPr>
        <w:jc w:val="both"/>
      </w:pPr>
      <w:r>
        <w:rPr>
          <w:rFonts w:ascii="Consolas" w:hAnsi="Consolas"/>
          <w:sz w:val="20"/>
        </w:rPr>
        <w:t xml:space="preserve">4) If </w:t>
      </w:r>
      <w:proofErr w:type="spellStart"/>
      <w:r>
        <w:rPr>
          <w:rFonts w:ascii="Consolas" w:hAnsi="Consolas"/>
          <w:sz w:val="20"/>
        </w:rPr>
        <w:t>CandidateVersions</w:t>
      </w:r>
      <w:proofErr w:type="spellEnd"/>
      <w:r>
        <w:rPr>
          <w:rFonts w:ascii="Consolas" w:hAnsi="Consolas"/>
          <w:sz w:val="20"/>
        </w:rPr>
        <w:t xml:space="preserve"> </w:t>
      </w:r>
      <w:proofErr w:type="gramStart"/>
      <w:r>
        <w:rPr>
          <w:rFonts w:ascii="Consolas" w:hAnsi="Consolas"/>
          <w:sz w:val="20"/>
        </w:rPr>
        <w:t>is</w:t>
      </w:r>
      <w:proofErr w:type="gramEnd"/>
      <w:r>
        <w:rPr>
          <w:rFonts w:ascii="Consolas" w:hAnsi="Consolas"/>
          <w:sz w:val="20"/>
        </w:rPr>
        <w:t xml:space="preserve"> empty:</w:t>
      </w:r>
    </w:p>
    <w:p w14:paraId="11445E37" w14:textId="28515FFB" w:rsidR="001C7881" w:rsidRDefault="00D50BEC" w:rsidP="005F01BC">
      <w:pPr>
        <w:jc w:val="both"/>
      </w:pPr>
      <w:r>
        <w:rPr>
          <w:rFonts w:ascii="Consolas" w:hAnsi="Consolas"/>
          <w:sz w:val="20"/>
        </w:rPr>
        <w:t xml:space="preserve">  </w:t>
      </w:r>
      <w:r w:rsidR="00414E79">
        <w:rPr>
          <w:rFonts w:ascii="Consolas" w:hAnsi="Consolas"/>
          <w:sz w:val="20"/>
        </w:rPr>
        <w:t>Record fallback rule; emit exception or select earliest available per policy</w:t>
      </w:r>
    </w:p>
    <w:p w14:paraId="06DF277F" w14:textId="1275F37F" w:rsidR="001C7881" w:rsidRDefault="00D50BEC" w:rsidP="005F01BC">
      <w:pPr>
        <w:jc w:val="both"/>
      </w:pPr>
      <w:r>
        <w:rPr>
          <w:rFonts w:ascii="Consolas" w:hAnsi="Consolas"/>
          <w:sz w:val="20"/>
        </w:rPr>
        <w:t xml:space="preserve"> </w:t>
      </w:r>
      <w:r w:rsidR="00414E79">
        <w:rPr>
          <w:rFonts w:ascii="Consolas" w:hAnsi="Consolas"/>
          <w:sz w:val="20"/>
        </w:rPr>
        <w:t>Else:</w:t>
      </w:r>
    </w:p>
    <w:p w14:paraId="39FAD980" w14:textId="5E12ACAF" w:rsidR="001C7881" w:rsidRDefault="00D50BEC" w:rsidP="005F01BC">
      <w:pPr>
        <w:jc w:val="both"/>
      </w:pPr>
      <w:r>
        <w:rPr>
          <w:rFonts w:ascii="Consolas" w:hAnsi="Consolas"/>
          <w:sz w:val="20"/>
        </w:rPr>
        <w:t xml:space="preserve">  </w:t>
      </w:r>
      <w:r w:rsidR="00414E79">
        <w:rPr>
          <w:rFonts w:ascii="Consolas" w:hAnsi="Consolas"/>
          <w:sz w:val="20"/>
        </w:rPr>
        <w:t xml:space="preserve">Select v* = </w:t>
      </w:r>
      <w:proofErr w:type="gramStart"/>
      <w:r w:rsidR="00414E79">
        <w:rPr>
          <w:rFonts w:ascii="Consolas" w:hAnsi="Consolas"/>
          <w:sz w:val="20"/>
        </w:rPr>
        <w:t>argmax(</w:t>
      </w:r>
      <w:proofErr w:type="spellStart"/>
      <w:proofErr w:type="gramEnd"/>
      <w:r w:rsidR="00414E79">
        <w:rPr>
          <w:rFonts w:ascii="Consolas" w:hAnsi="Consolas"/>
          <w:sz w:val="20"/>
        </w:rPr>
        <w:t>CandidateVersions.lastModifiedDateTime</w:t>
      </w:r>
      <w:proofErr w:type="spellEnd"/>
      <w:r w:rsidR="00414E79">
        <w:rPr>
          <w:rFonts w:ascii="Consolas" w:hAnsi="Consolas"/>
          <w:sz w:val="20"/>
        </w:rPr>
        <w:t>)</w:t>
      </w:r>
    </w:p>
    <w:p w14:paraId="6776DD56" w14:textId="3845C886" w:rsidR="001C7881" w:rsidRDefault="00D50BEC" w:rsidP="005F01BC">
      <w:pPr>
        <w:jc w:val="both"/>
      </w:pPr>
      <w:r>
        <w:rPr>
          <w:rFonts w:ascii="Consolas" w:hAnsi="Consolas"/>
          <w:sz w:val="20"/>
        </w:rPr>
        <w:t xml:space="preserve">  </w:t>
      </w:r>
      <w:r w:rsidR="00414E79">
        <w:rPr>
          <w:rFonts w:ascii="Consolas" w:hAnsi="Consolas"/>
          <w:sz w:val="20"/>
        </w:rPr>
        <w:t xml:space="preserve">If ties on timestamp: select highest </w:t>
      </w:r>
      <w:proofErr w:type="spellStart"/>
      <w:r w:rsidR="00414E79">
        <w:rPr>
          <w:rFonts w:ascii="Consolas" w:hAnsi="Consolas"/>
          <w:sz w:val="20"/>
        </w:rPr>
        <w:t>versionId</w:t>
      </w:r>
      <w:proofErr w:type="spellEnd"/>
      <w:r w:rsidR="00414E79">
        <w:rPr>
          <w:rFonts w:ascii="Consolas" w:hAnsi="Consolas"/>
          <w:sz w:val="20"/>
        </w:rPr>
        <w:t xml:space="preserve"> per deterministic ordering</w:t>
      </w:r>
    </w:p>
    <w:p w14:paraId="56162447" w14:textId="77777777" w:rsidR="001C7881" w:rsidRDefault="00414E79" w:rsidP="005F01BC">
      <w:pPr>
        <w:jc w:val="both"/>
      </w:pPr>
      <w:r>
        <w:rPr>
          <w:rFonts w:ascii="Consolas" w:hAnsi="Consolas"/>
          <w:sz w:val="20"/>
        </w:rPr>
        <w:t xml:space="preserve">5) Preserve bytes(v*), metadata(v*), </w:t>
      </w:r>
      <w:proofErr w:type="spellStart"/>
      <w:r>
        <w:rPr>
          <w:rFonts w:ascii="Consolas" w:hAnsi="Consolas"/>
          <w:sz w:val="20"/>
        </w:rPr>
        <w:t>versionId</w:t>
      </w:r>
      <w:proofErr w:type="spellEnd"/>
      <w:r>
        <w:rPr>
          <w:rFonts w:ascii="Consolas" w:hAnsi="Consolas"/>
          <w:sz w:val="20"/>
        </w:rPr>
        <w:t>(v*)</w:t>
      </w:r>
    </w:p>
    <w:p w14:paraId="2A7A912F" w14:textId="77777777" w:rsidR="001C7881" w:rsidRDefault="00414E79" w:rsidP="005F01BC">
      <w:pPr>
        <w:jc w:val="both"/>
      </w:pPr>
      <w:r>
        <w:rPr>
          <w:rFonts w:ascii="Consolas" w:hAnsi="Consolas"/>
          <w:sz w:val="20"/>
        </w:rPr>
        <w:t>6) Persist binding: (</w:t>
      </w:r>
      <w:proofErr w:type="spellStart"/>
      <w:r>
        <w:rPr>
          <w:rFonts w:ascii="Consolas" w:hAnsi="Consolas"/>
          <w:sz w:val="20"/>
        </w:rPr>
        <w:t>messageId</w:t>
      </w:r>
      <w:proofErr w:type="spellEnd"/>
      <w:r>
        <w:rPr>
          <w:rFonts w:ascii="Consolas" w:hAnsi="Consolas"/>
          <w:sz w:val="20"/>
        </w:rPr>
        <w:t xml:space="preserve"> -&gt; link -&gt; </w:t>
      </w:r>
      <w:proofErr w:type="spellStart"/>
      <w:r>
        <w:rPr>
          <w:rFonts w:ascii="Consolas" w:hAnsi="Consolas"/>
          <w:sz w:val="20"/>
        </w:rPr>
        <w:t>objectId</w:t>
      </w:r>
      <w:proofErr w:type="spellEnd"/>
      <w:r>
        <w:rPr>
          <w:rFonts w:ascii="Consolas" w:hAnsi="Consolas"/>
          <w:sz w:val="20"/>
        </w:rPr>
        <w:t xml:space="preserve"> -&gt; </w:t>
      </w:r>
      <w:proofErr w:type="spellStart"/>
      <w:r>
        <w:rPr>
          <w:rFonts w:ascii="Consolas" w:hAnsi="Consolas"/>
          <w:sz w:val="20"/>
        </w:rPr>
        <w:t>versionId</w:t>
      </w:r>
      <w:proofErr w:type="spellEnd"/>
      <w:r>
        <w:rPr>
          <w:rFonts w:ascii="Consolas" w:hAnsi="Consolas"/>
          <w:sz w:val="20"/>
        </w:rPr>
        <w:t>) with provenance</w:t>
      </w:r>
    </w:p>
    <w:p w14:paraId="3B20864D" w14:textId="77777777" w:rsidR="001C7881" w:rsidRDefault="00414E79" w:rsidP="005F01BC">
      <w:pPr>
        <w:pStyle w:val="Heading2"/>
        <w:jc w:val="both"/>
      </w:pPr>
      <w:bookmarkStart w:id="91" w:name="_Toc223157498"/>
      <w:r>
        <w:t>I.2 Exception and Retry Handling (Conceptual)</w:t>
      </w:r>
      <w:bookmarkEnd w:id="91"/>
    </w:p>
    <w:p w14:paraId="69CD03B9" w14:textId="77777777" w:rsidR="001C7881" w:rsidRDefault="00414E79" w:rsidP="005F01BC">
      <w:pPr>
        <w:jc w:val="both"/>
      </w:pPr>
      <w:r>
        <w:rPr>
          <w:rFonts w:ascii="Consolas" w:hAnsi="Consolas"/>
          <w:sz w:val="20"/>
        </w:rPr>
        <w:t>When a linked object cannot be collected:</w:t>
      </w:r>
    </w:p>
    <w:p w14:paraId="7914C28B" w14:textId="77777777" w:rsidR="001C7881" w:rsidRDefault="00414E79" w:rsidP="005F01BC">
      <w:pPr>
        <w:jc w:val="both"/>
      </w:pPr>
      <w:r>
        <w:rPr>
          <w:rFonts w:ascii="Consolas" w:hAnsi="Consolas"/>
          <w:sz w:val="20"/>
        </w:rPr>
        <w:t xml:space="preserve">- Create </w:t>
      </w:r>
      <w:proofErr w:type="spellStart"/>
      <w:r>
        <w:rPr>
          <w:rFonts w:ascii="Consolas" w:hAnsi="Consolas"/>
          <w:sz w:val="20"/>
        </w:rPr>
        <w:t>ExceptionRecord</w:t>
      </w:r>
      <w:proofErr w:type="spellEnd"/>
      <w:r>
        <w:rPr>
          <w:rFonts w:ascii="Consolas" w:hAnsi="Consolas"/>
          <w:sz w:val="20"/>
        </w:rPr>
        <w:t xml:space="preserve"> </w:t>
      </w:r>
      <w:proofErr w:type="gramStart"/>
      <w:r>
        <w:rPr>
          <w:rFonts w:ascii="Consolas" w:hAnsi="Consolas"/>
          <w:sz w:val="20"/>
        </w:rPr>
        <w:t xml:space="preserve">{ </w:t>
      </w:r>
      <w:proofErr w:type="spellStart"/>
      <w:r>
        <w:rPr>
          <w:rFonts w:ascii="Consolas" w:hAnsi="Consolas"/>
          <w:sz w:val="20"/>
        </w:rPr>
        <w:t>originalReference</w:t>
      </w:r>
      <w:proofErr w:type="spellEnd"/>
      <w:proofErr w:type="gramEnd"/>
      <w:r>
        <w:rPr>
          <w:rFonts w:ascii="Consolas" w:hAnsi="Consolas"/>
          <w:sz w:val="20"/>
        </w:rPr>
        <w:t xml:space="preserve">, </w:t>
      </w:r>
      <w:proofErr w:type="spellStart"/>
      <w:r>
        <w:rPr>
          <w:rFonts w:ascii="Consolas" w:hAnsi="Consolas"/>
          <w:sz w:val="20"/>
        </w:rPr>
        <w:t>resolvedIds</w:t>
      </w:r>
      <w:proofErr w:type="spellEnd"/>
      <w:r>
        <w:rPr>
          <w:rFonts w:ascii="Consolas" w:hAnsi="Consolas"/>
          <w:sz w:val="20"/>
        </w:rPr>
        <w:t xml:space="preserve">, </w:t>
      </w:r>
      <w:proofErr w:type="spellStart"/>
      <w:r>
        <w:rPr>
          <w:rFonts w:ascii="Consolas" w:hAnsi="Consolas"/>
          <w:sz w:val="20"/>
        </w:rPr>
        <w:t>reasonCode</w:t>
      </w:r>
      <w:proofErr w:type="spellEnd"/>
      <w:r>
        <w:rPr>
          <w:rFonts w:ascii="Consolas" w:hAnsi="Consolas"/>
          <w:sz w:val="20"/>
        </w:rPr>
        <w:t xml:space="preserve">, </w:t>
      </w:r>
      <w:proofErr w:type="gramStart"/>
      <w:r>
        <w:rPr>
          <w:rFonts w:ascii="Consolas" w:hAnsi="Consolas"/>
          <w:sz w:val="20"/>
        </w:rPr>
        <w:t>attempts[] }</w:t>
      </w:r>
      <w:proofErr w:type="gramEnd"/>
    </w:p>
    <w:p w14:paraId="2C7855BE" w14:textId="77777777" w:rsidR="001C7881" w:rsidRDefault="00414E79" w:rsidP="005F01BC">
      <w:pPr>
        <w:jc w:val="both"/>
      </w:pPr>
      <w:r>
        <w:rPr>
          <w:rFonts w:ascii="Consolas" w:hAnsi="Consolas"/>
          <w:sz w:val="20"/>
        </w:rPr>
        <w:t xml:space="preserve">- </w:t>
      </w:r>
      <w:proofErr w:type="gramStart"/>
      <w:r>
        <w:rPr>
          <w:rFonts w:ascii="Consolas" w:hAnsi="Consolas"/>
          <w:sz w:val="20"/>
        </w:rPr>
        <w:t>attempts[</w:t>
      </w:r>
      <w:proofErr w:type="gramEnd"/>
      <w:r>
        <w:rPr>
          <w:rFonts w:ascii="Consolas" w:hAnsi="Consolas"/>
          <w:sz w:val="20"/>
        </w:rPr>
        <w:t xml:space="preserve">] includes </w:t>
      </w:r>
      <w:proofErr w:type="gramStart"/>
      <w:r>
        <w:rPr>
          <w:rFonts w:ascii="Consolas" w:hAnsi="Consolas"/>
          <w:sz w:val="20"/>
        </w:rPr>
        <w:t xml:space="preserve">{ </w:t>
      </w:r>
      <w:proofErr w:type="spellStart"/>
      <w:r>
        <w:rPr>
          <w:rFonts w:ascii="Consolas" w:hAnsi="Consolas"/>
          <w:sz w:val="20"/>
        </w:rPr>
        <w:t>attemptTime</w:t>
      </w:r>
      <w:proofErr w:type="spellEnd"/>
      <w:proofErr w:type="gramEnd"/>
      <w:r>
        <w:rPr>
          <w:rFonts w:ascii="Consolas" w:hAnsi="Consolas"/>
          <w:sz w:val="20"/>
        </w:rPr>
        <w:t xml:space="preserve">, outcome, </w:t>
      </w:r>
      <w:proofErr w:type="spellStart"/>
      <w:r>
        <w:rPr>
          <w:rFonts w:ascii="Consolas" w:hAnsi="Consolas"/>
          <w:sz w:val="20"/>
        </w:rPr>
        <w:t>errorDetail</w:t>
      </w:r>
      <w:proofErr w:type="spellEnd"/>
      <w:r>
        <w:rPr>
          <w:rFonts w:ascii="Consolas" w:hAnsi="Consolas"/>
          <w:sz w:val="20"/>
        </w:rPr>
        <w:t xml:space="preserve">, </w:t>
      </w:r>
      <w:proofErr w:type="spellStart"/>
      <w:proofErr w:type="gramStart"/>
      <w:r>
        <w:rPr>
          <w:rFonts w:ascii="Consolas" w:hAnsi="Consolas"/>
          <w:sz w:val="20"/>
        </w:rPr>
        <w:t>backoffApplied</w:t>
      </w:r>
      <w:proofErr w:type="spellEnd"/>
      <w:r>
        <w:rPr>
          <w:rFonts w:ascii="Consolas" w:hAnsi="Consolas"/>
          <w:sz w:val="20"/>
        </w:rPr>
        <w:t xml:space="preserve"> }</w:t>
      </w:r>
      <w:proofErr w:type="gramEnd"/>
    </w:p>
    <w:p w14:paraId="1F7E2E9F" w14:textId="77777777" w:rsidR="001C7881" w:rsidRDefault="00414E79" w:rsidP="005F01BC">
      <w:pPr>
        <w:jc w:val="both"/>
      </w:pPr>
      <w:r>
        <w:rPr>
          <w:rFonts w:ascii="Consolas" w:hAnsi="Consolas"/>
          <w:sz w:val="20"/>
        </w:rPr>
        <w:t xml:space="preserve">- Retry </w:t>
      </w:r>
      <w:proofErr w:type="gramStart"/>
      <w:r>
        <w:rPr>
          <w:rFonts w:ascii="Consolas" w:hAnsi="Consolas"/>
          <w:sz w:val="20"/>
        </w:rPr>
        <w:t>bounded</w:t>
      </w:r>
      <w:proofErr w:type="gramEnd"/>
      <w:r>
        <w:rPr>
          <w:rFonts w:ascii="Consolas" w:hAnsi="Consolas"/>
          <w:sz w:val="20"/>
        </w:rPr>
        <w:t xml:space="preserve"> times for transient conditions (e.g., throttling)</w:t>
      </w:r>
    </w:p>
    <w:p w14:paraId="46CF4002" w14:textId="77777777" w:rsidR="001C7881" w:rsidRDefault="00414E79" w:rsidP="005F01BC">
      <w:pPr>
        <w:jc w:val="both"/>
      </w:pPr>
      <w:r>
        <w:rPr>
          <w:rFonts w:ascii="Consolas" w:hAnsi="Consolas"/>
          <w:sz w:val="20"/>
        </w:rPr>
        <w:t>- Mark deterministic end state when retries exhausted</w:t>
      </w:r>
    </w:p>
    <w:p w14:paraId="17D77A0D" w14:textId="77777777" w:rsidR="001C7881" w:rsidRDefault="00414E79" w:rsidP="005F01BC">
      <w:pPr>
        <w:jc w:val="both"/>
      </w:pPr>
      <w:r>
        <w:rPr>
          <w:rFonts w:ascii="Consolas" w:hAnsi="Consolas"/>
          <w:sz w:val="20"/>
        </w:rPr>
        <w:t>- Allow reprocessing after remediation while preserving attempt history</w:t>
      </w:r>
    </w:p>
    <w:p w14:paraId="36B72BD2"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4071F8B9" w14:textId="6EAB24FF" w:rsidR="001C7881" w:rsidRDefault="00414E79" w:rsidP="005F01BC">
      <w:pPr>
        <w:pStyle w:val="Heading1"/>
        <w:jc w:val="both"/>
      </w:pPr>
      <w:bookmarkStart w:id="92" w:name="_Toc223157499"/>
      <w:r>
        <w:lastRenderedPageBreak/>
        <w:t>Appendix J: Exception Taxonomy and Operational Playbooks</w:t>
      </w:r>
      <w:bookmarkEnd w:id="92"/>
    </w:p>
    <w:p w14:paraId="6F5FAD4B" w14:textId="77777777" w:rsidR="001C7881" w:rsidRDefault="00414E79" w:rsidP="005F01BC">
      <w:pPr>
        <w:jc w:val="both"/>
      </w:pPr>
      <w:r>
        <w:t>Exceptions are not edge cases at enterprise scale. A Reconstruction-Grade program treats exception handling as an operational discipline.</w:t>
      </w:r>
    </w:p>
    <w:p w14:paraId="4487F927" w14:textId="77777777" w:rsidR="001C7881" w:rsidRDefault="00414E79" w:rsidP="005F01BC">
      <w:pPr>
        <w:jc w:val="both"/>
      </w:pPr>
      <w:r>
        <w:rPr>
          <w:b/>
        </w:rPr>
        <w:t>Table 12. Exception reason code taxonomy</w:t>
      </w:r>
    </w:p>
    <w:tbl>
      <w:tblPr>
        <w:tblStyle w:val="TableGrid"/>
        <w:tblW w:w="0" w:type="auto"/>
        <w:jc w:val="center"/>
        <w:tblLook w:val="04A0" w:firstRow="1" w:lastRow="0" w:firstColumn="1" w:lastColumn="0" w:noHBand="0" w:noVBand="1"/>
      </w:tblPr>
      <w:tblGrid>
        <w:gridCol w:w="3121"/>
        <w:gridCol w:w="3120"/>
        <w:gridCol w:w="3120"/>
      </w:tblGrid>
      <w:tr w:rsidR="001C7881" w14:paraId="04ADF650" w14:textId="77777777">
        <w:trPr>
          <w:jc w:val="center"/>
        </w:trPr>
        <w:tc>
          <w:tcPr>
            <w:tcW w:w="3120" w:type="dxa"/>
            <w:shd w:val="clear" w:color="auto" w:fill="EDEDED"/>
          </w:tcPr>
          <w:p w14:paraId="2F6E1E04" w14:textId="77777777" w:rsidR="001C7881" w:rsidRDefault="00414E79" w:rsidP="005819E7">
            <w:r>
              <w:rPr>
                <w:b/>
              </w:rPr>
              <w:t>Reason Code</w:t>
            </w:r>
          </w:p>
        </w:tc>
        <w:tc>
          <w:tcPr>
            <w:tcW w:w="3120" w:type="dxa"/>
            <w:shd w:val="clear" w:color="auto" w:fill="EDEDED"/>
          </w:tcPr>
          <w:p w14:paraId="2E8258EB" w14:textId="77777777" w:rsidR="001C7881" w:rsidRDefault="00414E79" w:rsidP="005819E7">
            <w:r>
              <w:rPr>
                <w:b/>
              </w:rPr>
              <w:t>Meaning</w:t>
            </w:r>
          </w:p>
        </w:tc>
        <w:tc>
          <w:tcPr>
            <w:tcW w:w="3120" w:type="dxa"/>
            <w:shd w:val="clear" w:color="auto" w:fill="EDEDED"/>
          </w:tcPr>
          <w:p w14:paraId="599A0490" w14:textId="77777777" w:rsidR="001C7881" w:rsidRDefault="00414E79" w:rsidP="005819E7">
            <w:r>
              <w:rPr>
                <w:b/>
              </w:rPr>
              <w:t>Recommended Response</w:t>
            </w:r>
          </w:p>
        </w:tc>
      </w:tr>
      <w:tr w:rsidR="001C7881" w14:paraId="5FA9EFCC" w14:textId="77777777">
        <w:trPr>
          <w:jc w:val="center"/>
        </w:trPr>
        <w:tc>
          <w:tcPr>
            <w:tcW w:w="3120" w:type="dxa"/>
          </w:tcPr>
          <w:p w14:paraId="20CF010E" w14:textId="77777777" w:rsidR="001C7881" w:rsidRDefault="00414E79" w:rsidP="005819E7">
            <w:proofErr w:type="spellStart"/>
            <w:r>
              <w:t>PermissionDenied</w:t>
            </w:r>
            <w:proofErr w:type="spellEnd"/>
          </w:p>
        </w:tc>
        <w:tc>
          <w:tcPr>
            <w:tcW w:w="3120" w:type="dxa"/>
          </w:tcPr>
          <w:p w14:paraId="40682D15" w14:textId="77777777" w:rsidR="001C7881" w:rsidRDefault="00414E79" w:rsidP="005819E7">
            <w:r>
              <w:t>Access to target object not granted at time of collection.</w:t>
            </w:r>
          </w:p>
        </w:tc>
        <w:tc>
          <w:tcPr>
            <w:tcW w:w="3120" w:type="dxa"/>
          </w:tcPr>
          <w:p w14:paraId="779664E7" w14:textId="77777777" w:rsidR="001C7881" w:rsidRDefault="00414E79" w:rsidP="005819E7">
            <w:r>
              <w:t>Coordinate permission remediation; reprocess; record approvals.</w:t>
            </w:r>
          </w:p>
        </w:tc>
      </w:tr>
      <w:tr w:rsidR="001C7881" w14:paraId="08635E92" w14:textId="77777777">
        <w:trPr>
          <w:jc w:val="center"/>
        </w:trPr>
        <w:tc>
          <w:tcPr>
            <w:tcW w:w="3120" w:type="dxa"/>
          </w:tcPr>
          <w:p w14:paraId="156144F2" w14:textId="77777777" w:rsidR="001C7881" w:rsidRDefault="00414E79" w:rsidP="005819E7">
            <w:proofErr w:type="spellStart"/>
            <w:r>
              <w:t>ItemDeletedOrOutsideRetention</w:t>
            </w:r>
            <w:proofErr w:type="spellEnd"/>
          </w:p>
        </w:tc>
        <w:tc>
          <w:tcPr>
            <w:tcW w:w="3120" w:type="dxa"/>
          </w:tcPr>
          <w:p w14:paraId="4F9EB79A" w14:textId="77777777" w:rsidR="001C7881" w:rsidRDefault="00414E79" w:rsidP="005819E7">
            <w:r>
              <w:t>Target object no longer exists or is beyond retention bounds.</w:t>
            </w:r>
          </w:p>
        </w:tc>
        <w:tc>
          <w:tcPr>
            <w:tcW w:w="3120" w:type="dxa"/>
          </w:tcPr>
          <w:p w14:paraId="16F677EC" w14:textId="77777777" w:rsidR="001C7881" w:rsidRDefault="00414E79" w:rsidP="005819E7">
            <w:r>
              <w:t>Document loss; preserve link evidence; capture secondary sources if any.</w:t>
            </w:r>
          </w:p>
        </w:tc>
      </w:tr>
      <w:tr w:rsidR="001C7881" w14:paraId="76BD5E2F" w14:textId="77777777">
        <w:trPr>
          <w:jc w:val="center"/>
        </w:trPr>
        <w:tc>
          <w:tcPr>
            <w:tcW w:w="3120" w:type="dxa"/>
          </w:tcPr>
          <w:p w14:paraId="672FC59A" w14:textId="77777777" w:rsidR="001C7881" w:rsidRDefault="00414E79" w:rsidP="005819E7">
            <w:r>
              <w:t>Throttling</w:t>
            </w:r>
          </w:p>
        </w:tc>
        <w:tc>
          <w:tcPr>
            <w:tcW w:w="3120" w:type="dxa"/>
          </w:tcPr>
          <w:p w14:paraId="2EBC987C" w14:textId="77777777" w:rsidR="001C7881" w:rsidRDefault="00414E79" w:rsidP="005819E7">
            <w:r>
              <w:t>Service limits triggered; requests slowed or denied.</w:t>
            </w:r>
          </w:p>
        </w:tc>
        <w:tc>
          <w:tcPr>
            <w:tcW w:w="3120" w:type="dxa"/>
          </w:tcPr>
          <w:p w14:paraId="1432AA56" w14:textId="77777777" w:rsidR="001C7881" w:rsidRDefault="00414E79" w:rsidP="005819E7">
            <w:r>
              <w:t>Apply controlled backoff; scale concurrency; extend job windows.</w:t>
            </w:r>
          </w:p>
        </w:tc>
      </w:tr>
      <w:tr w:rsidR="001C7881" w14:paraId="44BF98BE" w14:textId="77777777">
        <w:trPr>
          <w:jc w:val="center"/>
        </w:trPr>
        <w:tc>
          <w:tcPr>
            <w:tcW w:w="3120" w:type="dxa"/>
          </w:tcPr>
          <w:p w14:paraId="59D33313" w14:textId="77777777" w:rsidR="001C7881" w:rsidRDefault="00414E79" w:rsidP="005819E7">
            <w:proofErr w:type="spellStart"/>
            <w:r>
              <w:t>TransientServiceError</w:t>
            </w:r>
            <w:proofErr w:type="spellEnd"/>
          </w:p>
        </w:tc>
        <w:tc>
          <w:tcPr>
            <w:tcW w:w="3120" w:type="dxa"/>
          </w:tcPr>
          <w:p w14:paraId="165B3F70" w14:textId="77777777" w:rsidR="001C7881" w:rsidRDefault="00414E79" w:rsidP="005819E7">
            <w:r>
              <w:t xml:space="preserve">Temporary </w:t>
            </w:r>
            <w:proofErr w:type="gramStart"/>
            <w:r>
              <w:t>fault</w:t>
            </w:r>
            <w:proofErr w:type="gramEnd"/>
            <w:r>
              <w:t xml:space="preserve"> (timeouts, 5xx, network).</w:t>
            </w:r>
          </w:p>
        </w:tc>
        <w:tc>
          <w:tcPr>
            <w:tcW w:w="3120" w:type="dxa"/>
          </w:tcPr>
          <w:p w14:paraId="459D75DE" w14:textId="77777777" w:rsidR="001C7881" w:rsidRDefault="00414E79" w:rsidP="005819E7">
            <w:r>
              <w:t>Retry with backoff; monitor systemic outage patterns.</w:t>
            </w:r>
          </w:p>
        </w:tc>
      </w:tr>
      <w:tr w:rsidR="001C7881" w14:paraId="6B8517B0" w14:textId="77777777">
        <w:trPr>
          <w:jc w:val="center"/>
        </w:trPr>
        <w:tc>
          <w:tcPr>
            <w:tcW w:w="3120" w:type="dxa"/>
          </w:tcPr>
          <w:p w14:paraId="05539BBA" w14:textId="77777777" w:rsidR="001C7881" w:rsidRDefault="00414E79" w:rsidP="005819E7">
            <w:proofErr w:type="spellStart"/>
            <w:r>
              <w:t>UnresolvableLink</w:t>
            </w:r>
            <w:proofErr w:type="spellEnd"/>
          </w:p>
        </w:tc>
        <w:tc>
          <w:tcPr>
            <w:tcW w:w="3120" w:type="dxa"/>
          </w:tcPr>
          <w:p w14:paraId="7389D4DB" w14:textId="77777777" w:rsidR="001C7881" w:rsidRDefault="00414E79" w:rsidP="005819E7">
            <w:r>
              <w:t xml:space="preserve">Link could not be canonicalized </w:t>
            </w:r>
            <w:proofErr w:type="gramStart"/>
            <w:r>
              <w:t>to</w:t>
            </w:r>
            <w:proofErr w:type="gramEnd"/>
            <w:r>
              <w:t xml:space="preserve"> a stable object.</w:t>
            </w:r>
          </w:p>
        </w:tc>
        <w:tc>
          <w:tcPr>
            <w:tcW w:w="3120" w:type="dxa"/>
          </w:tcPr>
          <w:p w14:paraId="09B7CECC" w14:textId="77777777" w:rsidR="001C7881" w:rsidRDefault="00414E79" w:rsidP="005819E7">
            <w:r>
              <w:t>Preserve original reference; attempt alternate resolution methods; flag for review.</w:t>
            </w:r>
          </w:p>
        </w:tc>
      </w:tr>
      <w:tr w:rsidR="001C7881" w14:paraId="47BD229F" w14:textId="77777777">
        <w:trPr>
          <w:jc w:val="center"/>
        </w:trPr>
        <w:tc>
          <w:tcPr>
            <w:tcW w:w="3120" w:type="dxa"/>
          </w:tcPr>
          <w:p w14:paraId="6BEAA1E3" w14:textId="77777777" w:rsidR="001C7881" w:rsidRDefault="00414E79" w:rsidP="005819E7">
            <w:proofErr w:type="spellStart"/>
            <w:r>
              <w:t>UnsupportedArtifact</w:t>
            </w:r>
            <w:proofErr w:type="spellEnd"/>
          </w:p>
        </w:tc>
        <w:tc>
          <w:tcPr>
            <w:tcW w:w="3120" w:type="dxa"/>
          </w:tcPr>
          <w:p w14:paraId="2351717C" w14:textId="77777777" w:rsidR="001C7881" w:rsidRDefault="00414E79" w:rsidP="005819E7">
            <w:r>
              <w:t xml:space="preserve">Artifact type </w:t>
            </w:r>
            <w:proofErr w:type="gramStart"/>
            <w:r>
              <w:t>not</w:t>
            </w:r>
            <w:proofErr w:type="gramEnd"/>
            <w:r>
              <w:t xml:space="preserve"> yet supported by preservation pipeline.</w:t>
            </w:r>
          </w:p>
        </w:tc>
        <w:tc>
          <w:tcPr>
            <w:tcW w:w="3120" w:type="dxa"/>
          </w:tcPr>
          <w:p w14:paraId="067B6ACE" w14:textId="77777777" w:rsidR="001C7881" w:rsidRDefault="00414E79" w:rsidP="005819E7">
            <w:r>
              <w:t>Record as explicit limitation; define roadmap or alternate capture method.</w:t>
            </w:r>
          </w:p>
        </w:tc>
      </w:tr>
      <w:tr w:rsidR="001C7881" w14:paraId="68DEC37C" w14:textId="77777777">
        <w:trPr>
          <w:jc w:val="center"/>
        </w:trPr>
        <w:tc>
          <w:tcPr>
            <w:tcW w:w="3120" w:type="dxa"/>
          </w:tcPr>
          <w:p w14:paraId="3DE61A09" w14:textId="77777777" w:rsidR="001C7881" w:rsidRDefault="00414E79" w:rsidP="005819E7">
            <w:r>
              <w:t>Unknown</w:t>
            </w:r>
          </w:p>
        </w:tc>
        <w:tc>
          <w:tcPr>
            <w:tcW w:w="3120" w:type="dxa"/>
          </w:tcPr>
          <w:p w14:paraId="3F8190CE" w14:textId="77777777" w:rsidR="001C7881" w:rsidRDefault="00414E79" w:rsidP="005819E7">
            <w:r>
              <w:t>Unexpected failure with insufficient classification.</w:t>
            </w:r>
          </w:p>
        </w:tc>
        <w:tc>
          <w:tcPr>
            <w:tcW w:w="3120" w:type="dxa"/>
          </w:tcPr>
          <w:p w14:paraId="689CF7E4" w14:textId="77777777" w:rsidR="001C7881" w:rsidRDefault="00414E79" w:rsidP="005819E7">
            <w:r>
              <w:t>Capture full error context; triage; refine reason codes over time.</w:t>
            </w:r>
          </w:p>
        </w:tc>
      </w:tr>
    </w:tbl>
    <w:p w14:paraId="44FE6E33" w14:textId="77777777" w:rsidR="001C7881" w:rsidRDefault="001C7881" w:rsidP="005F01BC">
      <w:pPr>
        <w:jc w:val="both"/>
      </w:pPr>
    </w:p>
    <w:p w14:paraId="6FD6618F" w14:textId="77777777" w:rsidR="001C7881" w:rsidRDefault="00414E79" w:rsidP="005F01BC">
      <w:pPr>
        <w:jc w:val="both"/>
      </w:pPr>
      <w:r>
        <w:t>Operational note: exception rates should be reported per matter and per workload, with trends and remediation backlog tracked as a program metric.</w:t>
      </w:r>
    </w:p>
    <w:p w14:paraId="518BABD1"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0E698C49" w14:textId="2C18E165" w:rsidR="001C7881" w:rsidRDefault="00414E79" w:rsidP="005F01BC">
      <w:pPr>
        <w:pStyle w:val="Heading1"/>
        <w:jc w:val="both"/>
      </w:pPr>
      <w:bookmarkStart w:id="93" w:name="_Toc223157500"/>
      <w:r>
        <w:lastRenderedPageBreak/>
        <w:t>Appendix K: Enterprise Implementation Roadmap</w:t>
      </w:r>
      <w:bookmarkEnd w:id="93"/>
    </w:p>
    <w:p w14:paraId="02377E33" w14:textId="77777777" w:rsidR="001C7881" w:rsidRDefault="00414E79" w:rsidP="005F01BC">
      <w:pPr>
        <w:jc w:val="both"/>
      </w:pPr>
      <w:r>
        <w:t>Reconstruction-Grade adoption is best approached as a program, not a single ingestion project. The goal is to establish a Preservation System of Record that delivers immediate matter value while expanding coverage over time.</w:t>
      </w:r>
    </w:p>
    <w:p w14:paraId="25F12E6A" w14:textId="77777777" w:rsidR="001C7881" w:rsidRDefault="00414E79" w:rsidP="005F01BC">
      <w:pPr>
        <w:jc w:val="both"/>
      </w:pPr>
      <w:r>
        <w:rPr>
          <w:b/>
        </w:rPr>
        <w:t>Table 13. Illustrative implementation roadmap</w:t>
      </w:r>
    </w:p>
    <w:tbl>
      <w:tblPr>
        <w:tblStyle w:val="TableGrid"/>
        <w:tblW w:w="0" w:type="auto"/>
        <w:jc w:val="center"/>
        <w:tblLook w:val="04A0" w:firstRow="1" w:lastRow="0" w:firstColumn="1" w:lastColumn="0" w:noHBand="0" w:noVBand="1"/>
      </w:tblPr>
      <w:tblGrid>
        <w:gridCol w:w="3120"/>
        <w:gridCol w:w="3120"/>
        <w:gridCol w:w="3120"/>
      </w:tblGrid>
      <w:tr w:rsidR="001C7881" w14:paraId="5FE96EC2" w14:textId="77777777">
        <w:trPr>
          <w:jc w:val="center"/>
        </w:trPr>
        <w:tc>
          <w:tcPr>
            <w:tcW w:w="3120" w:type="dxa"/>
            <w:shd w:val="clear" w:color="auto" w:fill="EDEDED"/>
          </w:tcPr>
          <w:p w14:paraId="308E61B7" w14:textId="77777777" w:rsidR="001C7881" w:rsidRDefault="00414E79" w:rsidP="005819E7">
            <w:r>
              <w:rPr>
                <w:b/>
              </w:rPr>
              <w:t>Phase</w:t>
            </w:r>
          </w:p>
        </w:tc>
        <w:tc>
          <w:tcPr>
            <w:tcW w:w="3120" w:type="dxa"/>
            <w:shd w:val="clear" w:color="auto" w:fill="EDEDED"/>
          </w:tcPr>
          <w:p w14:paraId="614785B7" w14:textId="77777777" w:rsidR="001C7881" w:rsidRDefault="00414E79" w:rsidP="005819E7">
            <w:r>
              <w:rPr>
                <w:b/>
              </w:rPr>
              <w:t>Theme</w:t>
            </w:r>
          </w:p>
        </w:tc>
        <w:tc>
          <w:tcPr>
            <w:tcW w:w="3120" w:type="dxa"/>
            <w:shd w:val="clear" w:color="auto" w:fill="EDEDED"/>
          </w:tcPr>
          <w:p w14:paraId="0FE1AE53" w14:textId="77777777" w:rsidR="001C7881" w:rsidRDefault="00414E79" w:rsidP="005819E7">
            <w:r>
              <w:rPr>
                <w:b/>
              </w:rPr>
              <w:t>Deliverables (illustrative)</w:t>
            </w:r>
          </w:p>
        </w:tc>
      </w:tr>
      <w:tr w:rsidR="001C7881" w14:paraId="3AB38032" w14:textId="77777777">
        <w:trPr>
          <w:jc w:val="center"/>
        </w:trPr>
        <w:tc>
          <w:tcPr>
            <w:tcW w:w="3120" w:type="dxa"/>
          </w:tcPr>
          <w:p w14:paraId="194AE2B1" w14:textId="77777777" w:rsidR="001C7881" w:rsidRDefault="00414E79" w:rsidP="005819E7">
            <w:r>
              <w:t>Phase 0</w:t>
            </w:r>
          </w:p>
        </w:tc>
        <w:tc>
          <w:tcPr>
            <w:tcW w:w="3120" w:type="dxa"/>
          </w:tcPr>
          <w:p w14:paraId="68E76E73" w14:textId="77777777" w:rsidR="001C7881" w:rsidRDefault="00414E79" w:rsidP="005819E7">
            <w:r>
              <w:t>IT and security alignment</w:t>
            </w:r>
          </w:p>
        </w:tc>
        <w:tc>
          <w:tcPr>
            <w:tcW w:w="3120" w:type="dxa"/>
          </w:tcPr>
          <w:p w14:paraId="11851CEE" w14:textId="77777777" w:rsidR="001C7881" w:rsidRDefault="00414E79" w:rsidP="005819E7">
            <w:r>
              <w:t>Define roles, permissions, key management, audit access, and operational controls; establish decision ledger and governance.</w:t>
            </w:r>
          </w:p>
        </w:tc>
      </w:tr>
      <w:tr w:rsidR="001C7881" w14:paraId="21BA1DAB" w14:textId="77777777">
        <w:trPr>
          <w:jc w:val="center"/>
        </w:trPr>
        <w:tc>
          <w:tcPr>
            <w:tcW w:w="3120" w:type="dxa"/>
          </w:tcPr>
          <w:p w14:paraId="1349DEAD" w14:textId="77777777" w:rsidR="001C7881" w:rsidRDefault="00414E79" w:rsidP="005819E7">
            <w:r>
              <w:t>Phase 1 (0–6 months)</w:t>
            </w:r>
          </w:p>
        </w:tc>
        <w:tc>
          <w:tcPr>
            <w:tcW w:w="3120" w:type="dxa"/>
          </w:tcPr>
          <w:p w14:paraId="13F04487" w14:textId="77777777" w:rsidR="001C7881" w:rsidRDefault="00414E79" w:rsidP="005819E7">
            <w:r>
              <w:t>Foundational Collect-to-Preserve + core exports</w:t>
            </w:r>
          </w:p>
        </w:tc>
        <w:tc>
          <w:tcPr>
            <w:tcW w:w="3120" w:type="dxa"/>
          </w:tcPr>
          <w:p w14:paraId="0381B2EF" w14:textId="77777777" w:rsidR="001C7881" w:rsidRDefault="00414E79" w:rsidP="005819E7">
            <w:r>
              <w:t>Deliver end-to-end matter workflows (Identify → Preserve → Search → Export) for custodial repositories; establish export profiles, manifests, hashes, and exception handling.</w:t>
            </w:r>
          </w:p>
        </w:tc>
      </w:tr>
      <w:tr w:rsidR="001C7881" w14:paraId="7A9D3283" w14:textId="77777777">
        <w:trPr>
          <w:jc w:val="center"/>
        </w:trPr>
        <w:tc>
          <w:tcPr>
            <w:tcW w:w="3120" w:type="dxa"/>
          </w:tcPr>
          <w:p w14:paraId="7C10EE5A" w14:textId="77777777" w:rsidR="001C7881" w:rsidRDefault="00414E79" w:rsidP="005819E7">
            <w:r>
              <w:t>Phase 2 (6–12 months)</w:t>
            </w:r>
          </w:p>
        </w:tc>
        <w:tc>
          <w:tcPr>
            <w:tcW w:w="3120" w:type="dxa"/>
          </w:tcPr>
          <w:p w14:paraId="3094EC9B" w14:textId="77777777" w:rsidR="001C7881" w:rsidRDefault="00414E79" w:rsidP="005819E7">
            <w:r>
              <w:t>Modern attachments depth + Teams export maturity + version policies</w:t>
            </w:r>
          </w:p>
        </w:tc>
        <w:tc>
          <w:tcPr>
            <w:tcW w:w="3120" w:type="dxa"/>
          </w:tcPr>
          <w:p w14:paraId="5C45BE2A" w14:textId="77777777" w:rsidR="001C7881" w:rsidRDefault="00414E79" w:rsidP="005819E7">
            <w:r>
              <w:t>Expand deterministic resolution for modern attachments at scale; mature Teams coverage; define version retention and preservation policy choices by risk.</w:t>
            </w:r>
          </w:p>
        </w:tc>
      </w:tr>
      <w:tr w:rsidR="001C7881" w14:paraId="3D18207A" w14:textId="77777777">
        <w:trPr>
          <w:jc w:val="center"/>
        </w:trPr>
        <w:tc>
          <w:tcPr>
            <w:tcW w:w="3120" w:type="dxa"/>
          </w:tcPr>
          <w:p w14:paraId="7BA7C2F3" w14:textId="77777777" w:rsidR="001C7881" w:rsidRDefault="00414E79" w:rsidP="005819E7">
            <w:r>
              <w:t>Phase 3 (12–18 months)</w:t>
            </w:r>
          </w:p>
        </w:tc>
        <w:tc>
          <w:tcPr>
            <w:tcW w:w="3120" w:type="dxa"/>
          </w:tcPr>
          <w:p w14:paraId="6DEECBC0" w14:textId="77777777" w:rsidR="001C7881" w:rsidRDefault="00414E79" w:rsidP="005819E7">
            <w:r>
              <w:t>Historical membership + metadata lineage maturity</w:t>
            </w:r>
          </w:p>
        </w:tc>
        <w:tc>
          <w:tcPr>
            <w:tcW w:w="3120" w:type="dxa"/>
          </w:tcPr>
          <w:p w14:paraId="7D0B7F1B" w14:textId="77777777" w:rsidR="001C7881" w:rsidRDefault="00414E79" w:rsidP="005819E7">
            <w:r>
              <w:t>Increase identity-over-time fidelity (historical group membership); improve metadata lineage; strengthen relationship integrity validation.</w:t>
            </w:r>
          </w:p>
        </w:tc>
      </w:tr>
      <w:tr w:rsidR="001C7881" w14:paraId="6345FFC3" w14:textId="77777777">
        <w:trPr>
          <w:jc w:val="center"/>
        </w:trPr>
        <w:tc>
          <w:tcPr>
            <w:tcW w:w="3120" w:type="dxa"/>
          </w:tcPr>
          <w:p w14:paraId="61A2B0ED" w14:textId="77777777" w:rsidR="001C7881" w:rsidRDefault="00414E79" w:rsidP="005819E7">
            <w:r>
              <w:t>Phase 4 (18–24 months)</w:t>
            </w:r>
          </w:p>
        </w:tc>
        <w:tc>
          <w:tcPr>
            <w:tcW w:w="3120" w:type="dxa"/>
          </w:tcPr>
          <w:p w14:paraId="396A4E50" w14:textId="77777777" w:rsidR="001C7881" w:rsidRDefault="00414E79" w:rsidP="005819E7">
            <w:r>
              <w:t>Emerging artifacts and expanded workload coverage</w:t>
            </w:r>
          </w:p>
        </w:tc>
        <w:tc>
          <w:tcPr>
            <w:tcW w:w="3120" w:type="dxa"/>
          </w:tcPr>
          <w:p w14:paraId="3E4B2137" w14:textId="77777777" w:rsidR="001C7881" w:rsidRDefault="00414E79" w:rsidP="005819E7">
            <w:r>
              <w:t>Address emerging collaboration artifacts (Loop, Copilot-era objects) and extend coverage across additional workloads while maintaining conformance tests.</w:t>
            </w:r>
          </w:p>
        </w:tc>
      </w:tr>
    </w:tbl>
    <w:p w14:paraId="0F71D24E" w14:textId="77777777" w:rsidR="001C7881" w:rsidRDefault="001C7881" w:rsidP="005F01BC">
      <w:pPr>
        <w:jc w:val="both"/>
      </w:pPr>
    </w:p>
    <w:p w14:paraId="1C9DB47C" w14:textId="77777777" w:rsidR="001C7881" w:rsidRDefault="00414E79" w:rsidP="005F01BC">
      <w:pPr>
        <w:pStyle w:val="Heading2"/>
        <w:jc w:val="both"/>
      </w:pPr>
      <w:bookmarkStart w:id="94" w:name="_Toc223157501"/>
      <w:r>
        <w:t>K.1 Program Guardrails</w:t>
      </w:r>
      <w:bookmarkEnd w:id="94"/>
    </w:p>
    <w:p w14:paraId="6921AAB9" w14:textId="77777777" w:rsidR="001C7881" w:rsidRDefault="00414E79" w:rsidP="005F01BC">
      <w:pPr>
        <w:pStyle w:val="ListBullet"/>
        <w:jc w:val="both"/>
      </w:pPr>
      <w:r>
        <w:t>Start with matters: success is measured by time-to-</w:t>
      </w:r>
      <w:proofErr w:type="gramStart"/>
      <w:r>
        <w:t>usable</w:t>
      </w:r>
      <w:proofErr w:type="gramEnd"/>
      <w:r>
        <w:t xml:space="preserve"> export for real cases, not by total backfilled volume.</w:t>
      </w:r>
    </w:p>
    <w:p w14:paraId="4B9F6574" w14:textId="77777777" w:rsidR="001C7881" w:rsidRDefault="00414E79" w:rsidP="005F01BC">
      <w:pPr>
        <w:pStyle w:val="ListBullet"/>
        <w:jc w:val="both"/>
      </w:pPr>
      <w:r>
        <w:t>Preserve context early: prioritize audit and identity pipelines to prevent context decay.</w:t>
      </w:r>
    </w:p>
    <w:p w14:paraId="3D0402B6" w14:textId="77777777" w:rsidR="001C7881" w:rsidRDefault="00414E79" w:rsidP="005F01BC">
      <w:pPr>
        <w:pStyle w:val="ListBullet"/>
        <w:jc w:val="both"/>
      </w:pPr>
      <w:r>
        <w:t>Make limitations explicit: unsupported artifacts and gaps must be recorded as structured exceptions, not hidden.</w:t>
      </w:r>
    </w:p>
    <w:p w14:paraId="5DE8C559" w14:textId="77777777" w:rsidR="001C7881" w:rsidRDefault="00414E79" w:rsidP="005F01BC">
      <w:pPr>
        <w:pStyle w:val="ListBullet"/>
        <w:jc w:val="both"/>
      </w:pPr>
      <w:r>
        <w:t>Instrument everything: measure throughput, throttling behavior, exception rates, and reproducibility.</w:t>
      </w:r>
    </w:p>
    <w:p w14:paraId="45E7E13E" w14:textId="77777777" w:rsidR="001C7881" w:rsidRDefault="00414E79" w:rsidP="005F01BC">
      <w:pPr>
        <w:pStyle w:val="ListBullet"/>
        <w:jc w:val="both"/>
      </w:pPr>
      <w:r>
        <w:t>Treat scope as evidence: maintain an immutable ledger of what was included/excluded and why.</w:t>
      </w:r>
    </w:p>
    <w:p w14:paraId="6BB8CF4D" w14:textId="77777777" w:rsidR="001C7881" w:rsidRDefault="00414E79" w:rsidP="005F01BC">
      <w:pPr>
        <w:pStyle w:val="Heading2"/>
        <w:jc w:val="both"/>
      </w:pPr>
      <w:bookmarkStart w:id="95" w:name="_Toc223157502"/>
      <w:r>
        <w:lastRenderedPageBreak/>
        <w:t>K.2 Practical Pilot Design</w:t>
      </w:r>
      <w:bookmarkEnd w:id="95"/>
    </w:p>
    <w:p w14:paraId="2BF5BDA0" w14:textId="77777777" w:rsidR="001C7881" w:rsidRDefault="00414E79" w:rsidP="005F01BC">
      <w:pPr>
        <w:jc w:val="both"/>
      </w:pPr>
      <w:r>
        <w:t>A pilot should be designed to prove Reconstruction-Grade properties with controlled scenarios and one or two real matters. A minimal pilot typically includes modern attachment resolution, identity as-of queries, audit correlation, and reproducible exports with manifests.</w:t>
      </w:r>
    </w:p>
    <w:p w14:paraId="0D787852" w14:textId="77777777" w:rsidR="001C7881" w:rsidRDefault="00414E79" w:rsidP="005F01BC">
      <w:pPr>
        <w:pStyle w:val="ListNumber"/>
        <w:jc w:val="both"/>
      </w:pPr>
      <w:r>
        <w:t>Select two matters with known hyperlink usage and meaningful timeline questions.</w:t>
      </w:r>
    </w:p>
    <w:p w14:paraId="61ACA96B" w14:textId="77777777" w:rsidR="001C7881" w:rsidRDefault="00414E79" w:rsidP="005F01BC">
      <w:pPr>
        <w:pStyle w:val="ListNumber"/>
        <w:jc w:val="both"/>
      </w:pPr>
      <w:r>
        <w:t>Define conformance tests (Appendix G) and success metrics (Appendix E).</w:t>
      </w:r>
    </w:p>
    <w:p w14:paraId="37EC6096" w14:textId="77777777" w:rsidR="001C7881" w:rsidRDefault="00414E79" w:rsidP="005F01BC">
      <w:pPr>
        <w:pStyle w:val="ListNumber"/>
        <w:jc w:val="both"/>
      </w:pPr>
      <w:r>
        <w:t>Run parallel: compare legacy export results to Reconstruction-Grade outputs for as-sent versions and relationship integrity.</w:t>
      </w:r>
    </w:p>
    <w:p w14:paraId="024237DB" w14:textId="77777777" w:rsidR="001C7881" w:rsidRDefault="00414E79" w:rsidP="005F01BC">
      <w:pPr>
        <w:pStyle w:val="ListNumber"/>
        <w:jc w:val="both"/>
      </w:pPr>
      <w:r>
        <w:t>Document scope decisions and exceptions from day one; validate reproducibility with repeated exports.</w:t>
      </w:r>
    </w:p>
    <w:p w14:paraId="41658C79" w14:textId="77777777" w:rsidR="001C7881" w:rsidRDefault="00414E79" w:rsidP="005F01BC">
      <w:pPr>
        <w:pStyle w:val="ListNumber"/>
        <w:jc w:val="both"/>
      </w:pPr>
      <w:r>
        <w:t>Review results with litigation support and compliance architects; incorporate findings into standard requirements.</w:t>
      </w:r>
    </w:p>
    <w:p w14:paraId="44A4EEAA"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6FCAD579" w14:textId="764B5FBE" w:rsidR="001C7881" w:rsidRDefault="00414E79" w:rsidP="005F01BC">
      <w:pPr>
        <w:pStyle w:val="Heading1"/>
        <w:jc w:val="both"/>
      </w:pPr>
      <w:bookmarkStart w:id="96" w:name="_Toc223157503"/>
      <w:r>
        <w:lastRenderedPageBreak/>
        <w:t>Appendix L: Collect-to-Preserve Matter Playbook</w:t>
      </w:r>
      <w:bookmarkEnd w:id="96"/>
    </w:p>
    <w:p w14:paraId="536C79CB" w14:textId="77777777" w:rsidR="001C7881" w:rsidRDefault="00414E79" w:rsidP="005F01BC">
      <w:pPr>
        <w:jc w:val="both"/>
      </w:pPr>
      <w:r>
        <w:t>Collect-to-Preserve is an operating discipline. The playbook below describes what 'good' looks like when a matter triggers preservation.</w:t>
      </w:r>
    </w:p>
    <w:p w14:paraId="03893DE3" w14:textId="77777777" w:rsidR="001C7881" w:rsidRDefault="00414E79" w:rsidP="005F01BC">
      <w:pPr>
        <w:pStyle w:val="Heading2"/>
        <w:jc w:val="both"/>
      </w:pPr>
      <w:bookmarkStart w:id="97" w:name="_Toc223157504"/>
      <w:r>
        <w:t>L.1 Matter Trigger and Scope Definition</w:t>
      </w:r>
      <w:bookmarkEnd w:id="97"/>
    </w:p>
    <w:p w14:paraId="4317D879" w14:textId="77777777" w:rsidR="001C7881" w:rsidRDefault="00414E79" w:rsidP="005F01BC">
      <w:pPr>
        <w:pStyle w:val="ListBullet"/>
        <w:jc w:val="both"/>
      </w:pPr>
      <w:r>
        <w:t>Create an immutable scope definition: custodians, repositories, time bounds, and rationale.</w:t>
      </w:r>
    </w:p>
    <w:p w14:paraId="04D87DD7" w14:textId="77777777" w:rsidR="001C7881" w:rsidRDefault="00414E79" w:rsidP="005F01BC">
      <w:pPr>
        <w:pStyle w:val="ListBullet"/>
        <w:jc w:val="both"/>
      </w:pPr>
      <w:r>
        <w:t xml:space="preserve">Resolve custodian identities to natural </w:t>
      </w:r>
      <w:proofErr w:type="gramStart"/>
      <w:r>
        <w:t>persons</w:t>
      </w:r>
      <w:proofErr w:type="gramEnd"/>
      <w:r>
        <w:t>; capture effective-dated identity snapshots for the relevant period.</w:t>
      </w:r>
    </w:p>
    <w:p w14:paraId="00605975" w14:textId="77777777" w:rsidR="001C7881" w:rsidRDefault="00414E79" w:rsidP="005F01BC">
      <w:pPr>
        <w:pStyle w:val="ListBullet"/>
        <w:jc w:val="both"/>
      </w:pPr>
      <w:r>
        <w:t>Identify collaboration spaces where work occurred (teams, channels, sites) using evidence-based signals where possible.</w:t>
      </w:r>
    </w:p>
    <w:p w14:paraId="0B548166" w14:textId="77777777" w:rsidR="001C7881" w:rsidRDefault="00414E79" w:rsidP="005F01BC">
      <w:pPr>
        <w:pStyle w:val="Heading2"/>
        <w:jc w:val="both"/>
      </w:pPr>
      <w:bookmarkStart w:id="98" w:name="_Toc223157505"/>
      <w:r>
        <w:t>L.2 Preservation Actions</w:t>
      </w:r>
      <w:bookmarkEnd w:id="98"/>
    </w:p>
    <w:p w14:paraId="43F4D9C2" w14:textId="77777777" w:rsidR="001C7881" w:rsidRDefault="00414E79" w:rsidP="005F01BC">
      <w:pPr>
        <w:pStyle w:val="ListBullet"/>
        <w:jc w:val="both"/>
      </w:pPr>
      <w:r>
        <w:t>Preserve custodial repositories and relevant shared repositories within scope.</w:t>
      </w:r>
    </w:p>
    <w:p w14:paraId="2352B612" w14:textId="77777777" w:rsidR="001C7881" w:rsidRDefault="00414E79" w:rsidP="005F01BC">
      <w:pPr>
        <w:pStyle w:val="ListBullet"/>
        <w:jc w:val="both"/>
      </w:pPr>
      <w:r>
        <w:t>Enumerate and preserve version lineage for in-scope objects per policy.</w:t>
      </w:r>
    </w:p>
    <w:p w14:paraId="371F897C" w14:textId="77777777" w:rsidR="001C7881" w:rsidRDefault="00414E79" w:rsidP="005F01BC">
      <w:pPr>
        <w:pStyle w:val="ListBullet"/>
        <w:jc w:val="both"/>
      </w:pPr>
      <w:r>
        <w:t>Resolve modern attachments and links referenced by communications; preserve as-sent versions and relationship bindings.</w:t>
      </w:r>
    </w:p>
    <w:p w14:paraId="4FEA35AF" w14:textId="77777777" w:rsidR="001C7881" w:rsidRDefault="001C7881" w:rsidP="005F01BC">
      <w:pPr>
        <w:jc w:val="both"/>
      </w:pPr>
    </w:p>
    <w:p w14:paraId="671A5A08" w14:textId="77777777" w:rsidR="001C7881" w:rsidRDefault="00414E79" w:rsidP="005F01BC">
      <w:pPr>
        <w:pStyle w:val="Heading2"/>
        <w:jc w:val="both"/>
      </w:pPr>
      <w:bookmarkStart w:id="99" w:name="_Toc223157506"/>
      <w:r>
        <w:t>L.3 Validation and Exception Triage</w:t>
      </w:r>
      <w:bookmarkEnd w:id="99"/>
    </w:p>
    <w:p w14:paraId="78FCCE7A" w14:textId="77777777" w:rsidR="001C7881" w:rsidRDefault="00414E79" w:rsidP="005F01BC">
      <w:pPr>
        <w:pStyle w:val="ListBullet"/>
        <w:jc w:val="both"/>
      </w:pPr>
      <w:r>
        <w:t>Run referential integrity checks: every message-linked reference resolves or produces an exception record.</w:t>
      </w:r>
    </w:p>
    <w:p w14:paraId="158A1BE7" w14:textId="77777777" w:rsidR="001C7881" w:rsidRDefault="00414E79" w:rsidP="005F01BC">
      <w:pPr>
        <w:pStyle w:val="ListBullet"/>
        <w:jc w:val="both"/>
      </w:pPr>
      <w:r>
        <w:t>Review exception dashboard; prioritize remediation for permission-denied and throttling classes.</w:t>
      </w:r>
    </w:p>
    <w:p w14:paraId="6E5D30E0" w14:textId="77777777" w:rsidR="001C7881" w:rsidRDefault="00414E79" w:rsidP="005F01BC">
      <w:pPr>
        <w:pStyle w:val="ListBullet"/>
        <w:jc w:val="both"/>
      </w:pPr>
      <w:r>
        <w:t>Lock preservation artifacts as immutable evidence once validated.</w:t>
      </w:r>
    </w:p>
    <w:p w14:paraId="0828F7EA" w14:textId="77777777" w:rsidR="001C7881" w:rsidRDefault="00414E79" w:rsidP="005F01BC">
      <w:pPr>
        <w:pStyle w:val="Heading2"/>
        <w:jc w:val="both"/>
      </w:pPr>
      <w:bookmarkStart w:id="100" w:name="_Toc223157507"/>
      <w:r>
        <w:t>L.4 Export and Reproducibility</w:t>
      </w:r>
      <w:bookmarkEnd w:id="100"/>
    </w:p>
    <w:p w14:paraId="26BB8D46" w14:textId="77777777" w:rsidR="001C7881" w:rsidRDefault="00414E79" w:rsidP="005F01BC">
      <w:pPr>
        <w:pStyle w:val="ListBullet"/>
        <w:jc w:val="both"/>
      </w:pPr>
      <w:r>
        <w:t>Generate export package with manifest, hashes, load/overlay files, and exception overlays.</w:t>
      </w:r>
    </w:p>
    <w:p w14:paraId="042771ED" w14:textId="77777777" w:rsidR="001C7881" w:rsidRDefault="00414E79" w:rsidP="005F01BC">
      <w:pPr>
        <w:pStyle w:val="ListBullet"/>
        <w:jc w:val="both"/>
      </w:pPr>
      <w:r>
        <w:t>Verify reproducibility by rerunning export under identical scope definition and comparing manifests/hashes.</w:t>
      </w:r>
    </w:p>
    <w:p w14:paraId="784A4D1D" w14:textId="77777777" w:rsidR="001C7881" w:rsidRDefault="00414E79" w:rsidP="005F01BC">
      <w:pPr>
        <w:pStyle w:val="ListBullet"/>
        <w:jc w:val="both"/>
      </w:pPr>
      <w:r>
        <w:t>Provide downstream teams with relationship mappings and provenance fields to avoid re-flattening context.</w:t>
      </w:r>
    </w:p>
    <w:p w14:paraId="557D3E54" w14:textId="77777777" w:rsidR="001C7881" w:rsidRDefault="001C7881" w:rsidP="005F01BC">
      <w:pPr>
        <w:jc w:val="both"/>
      </w:pPr>
    </w:p>
    <w:p w14:paraId="631849F1" w14:textId="77777777" w:rsidR="005819E7" w:rsidRDefault="005819E7">
      <w:pPr>
        <w:rPr>
          <w:rFonts w:asciiTheme="majorHAnsi" w:eastAsiaTheme="majorEastAsia" w:hAnsiTheme="majorHAnsi" w:cstheme="majorBidi"/>
          <w:color w:val="365F91" w:themeColor="accent1" w:themeShade="BF"/>
          <w:sz w:val="36"/>
          <w:szCs w:val="36"/>
        </w:rPr>
      </w:pPr>
      <w:r>
        <w:br w:type="page"/>
      </w:r>
    </w:p>
    <w:p w14:paraId="40CD12D4" w14:textId="0664C64E" w:rsidR="001C7881" w:rsidRDefault="00414E79" w:rsidP="005F01BC">
      <w:pPr>
        <w:pStyle w:val="Heading1"/>
        <w:jc w:val="both"/>
      </w:pPr>
      <w:bookmarkStart w:id="101" w:name="_Toc223157508"/>
      <w:r>
        <w:lastRenderedPageBreak/>
        <w:t>Appendix M: Further Reading</w:t>
      </w:r>
      <w:bookmarkEnd w:id="101"/>
    </w:p>
    <w:p w14:paraId="16582197" w14:textId="77777777" w:rsidR="001C7881" w:rsidRDefault="00414E79" w:rsidP="005F01BC">
      <w:pPr>
        <w:jc w:val="both"/>
      </w:pPr>
      <w:r>
        <w:t>The following materials provide additional context on collaborative evidence challenges and the motivation for Reconstruction-Grade standards.</w:t>
      </w:r>
    </w:p>
    <w:p w14:paraId="4E0D57C6" w14:textId="41B68CFA" w:rsidR="001C7881" w:rsidRDefault="00414E79" w:rsidP="007179E1">
      <w:pPr>
        <w:pStyle w:val="ListBullet"/>
      </w:pPr>
      <w:r>
        <w:rPr>
          <w:b/>
        </w:rPr>
        <w:t>Introducing Context-Aware eDiscovery: Why Modern Data Requires a Modern Approach</w:t>
      </w:r>
      <w:r w:rsidR="00D50BEC">
        <w:t xml:space="preserve"> - </w:t>
      </w:r>
      <w:r>
        <w:t>Jan 27, 2026</w:t>
      </w:r>
      <w:r w:rsidR="005819E7">
        <w:t xml:space="preserve"> (</w:t>
      </w:r>
      <w:hyperlink r:id="rId16" w:history="1">
        <w:r w:rsidR="005819E7" w:rsidRPr="006404CB">
          <w:rPr>
            <w:rStyle w:val="Hyperlink"/>
          </w:rPr>
          <w:t>https://www.cloudficient.com/blog/introducing-context-aware-ediscovery-why-modern-data-requires-a-modern-approach</w:t>
        </w:r>
      </w:hyperlink>
      <w:r w:rsidR="005819E7">
        <w:t>)</w:t>
      </w:r>
    </w:p>
    <w:p w14:paraId="70ED306D" w14:textId="544B00CB" w:rsidR="001C7881" w:rsidRDefault="00414E79" w:rsidP="007179E1">
      <w:pPr>
        <w:pStyle w:val="ListBullet"/>
      </w:pPr>
      <w:r>
        <w:rPr>
          <w:b/>
        </w:rPr>
        <w:t>The Context Gap: Why Traditional eDiscovery Can’t Explain What Really Happened</w:t>
      </w:r>
      <w:r w:rsidR="00D50BEC">
        <w:t xml:space="preserve"> - </w:t>
      </w:r>
      <w:r>
        <w:t>Jan 30, 2026</w:t>
      </w:r>
      <w:r w:rsidR="005819E7">
        <w:t xml:space="preserve"> (</w:t>
      </w:r>
      <w:hyperlink r:id="rId17" w:history="1">
        <w:r w:rsidR="005819E7" w:rsidRPr="006404CB">
          <w:rPr>
            <w:rStyle w:val="Hyperlink"/>
          </w:rPr>
          <w:t>https://www.cloudficient.com/blog/the-context-gap-why-traditional-ediscovery-cant-explain-what-happened</w:t>
        </w:r>
      </w:hyperlink>
      <w:r w:rsidR="005819E7">
        <w:t>)</w:t>
      </w:r>
    </w:p>
    <w:p w14:paraId="5667BC35" w14:textId="5420E3D8" w:rsidR="001C7881" w:rsidRDefault="00414E79" w:rsidP="007179E1">
      <w:pPr>
        <w:pStyle w:val="ListBullet"/>
      </w:pPr>
      <w:r>
        <w:rPr>
          <w:b/>
        </w:rPr>
        <w:t>Why Identification is the Nexus of Defensibility in eDiscovery</w:t>
      </w:r>
      <w:r w:rsidR="00D50BEC">
        <w:t xml:space="preserve"> - </w:t>
      </w:r>
      <w:r>
        <w:t>Feb 6, 2026</w:t>
      </w:r>
      <w:r w:rsidR="005819E7">
        <w:t xml:space="preserve"> (</w:t>
      </w:r>
      <w:hyperlink r:id="rId18" w:history="1">
        <w:r w:rsidR="005819E7" w:rsidRPr="006404CB">
          <w:rPr>
            <w:rStyle w:val="Hyperlink"/>
          </w:rPr>
          <w:t>https://www.cloudficient.com/blog/why-identification-is-the-nexus-of-defensibility-in-ediscovery</w:t>
        </w:r>
      </w:hyperlink>
      <w:r w:rsidR="005819E7">
        <w:t>)</w:t>
      </w:r>
    </w:p>
    <w:p w14:paraId="64AC2BC5" w14:textId="1B4730B3" w:rsidR="001C7881" w:rsidRDefault="00414E79" w:rsidP="007179E1">
      <w:pPr>
        <w:pStyle w:val="ListBullet"/>
      </w:pPr>
      <w:r>
        <w:rPr>
          <w:b/>
        </w:rPr>
        <w:t>Why Inference Is Not Defensibility: The Case for Reconstruction-Grade eDiscovery</w:t>
      </w:r>
      <w:r w:rsidR="00D50BEC">
        <w:t xml:space="preserve"> - </w:t>
      </w:r>
      <w:r>
        <w:t>Feb 13, 2026</w:t>
      </w:r>
      <w:r w:rsidR="005819E7">
        <w:t xml:space="preserve"> (</w:t>
      </w:r>
      <w:hyperlink r:id="rId19" w:history="1">
        <w:r w:rsidR="005819E7" w:rsidRPr="006404CB">
          <w:rPr>
            <w:rStyle w:val="Hyperlink"/>
          </w:rPr>
          <w:t>https://www.cloudficient.com/blog/why-inference-is-not-defensibility-the-case-for-reconstruction-grade-ediscovery</w:t>
        </w:r>
      </w:hyperlink>
      <w:r w:rsidR="005819E7">
        <w:t>)</w:t>
      </w:r>
    </w:p>
    <w:p w14:paraId="5C3283FF" w14:textId="77777777" w:rsidR="0098734B" w:rsidRDefault="00414E79" w:rsidP="0098734B">
      <w:pPr>
        <w:pStyle w:val="ListBullet"/>
      </w:pPr>
      <w:r>
        <w:rPr>
          <w:b/>
        </w:rPr>
        <w:t>Why Microsoft 365 Breaks Traditional eDiscovery Assumptions</w:t>
      </w:r>
      <w:r w:rsidR="00D50BEC">
        <w:t xml:space="preserve"> - </w:t>
      </w:r>
      <w:r>
        <w:t>Feb 18, 2026</w:t>
      </w:r>
      <w:r w:rsidR="005819E7">
        <w:t xml:space="preserve"> (</w:t>
      </w:r>
      <w:hyperlink r:id="rId20" w:history="1">
        <w:r w:rsidR="005819E7" w:rsidRPr="006404CB">
          <w:rPr>
            <w:rStyle w:val="Hyperlink"/>
          </w:rPr>
          <w:t>https://www.cloudficient.com/blog/why-microsoft-365-breaks-traditional-ediscovery-assumptions</w:t>
        </w:r>
      </w:hyperlink>
      <w:r w:rsidR="005819E7">
        <w:t>)</w:t>
      </w:r>
    </w:p>
    <w:p w14:paraId="226A1A8B" w14:textId="56CB9C28" w:rsidR="007179E1" w:rsidRPr="0098734B" w:rsidRDefault="007179E1" w:rsidP="0098734B">
      <w:pPr>
        <w:pStyle w:val="ListBullet"/>
      </w:pPr>
      <w:r w:rsidRPr="0098734B">
        <w:rPr>
          <w:b/>
        </w:rPr>
        <w:t xml:space="preserve">Closing the Context Gap: What Reconstruction-Grade Discovery Looks Like in Practice </w:t>
      </w:r>
      <w:r w:rsidRPr="0098734B">
        <w:t>– Feb 26, 2026</w:t>
      </w:r>
      <w:r>
        <w:t xml:space="preserve"> </w:t>
      </w:r>
      <w:r w:rsidRPr="0098734B">
        <w:rPr>
          <w:bCs/>
        </w:rPr>
        <w:t>(</w:t>
      </w:r>
      <w:hyperlink r:id="rId21" w:history="1">
        <w:r w:rsidRPr="0098734B">
          <w:rPr>
            <w:rStyle w:val="Hyperlink"/>
            <w:bCs/>
          </w:rPr>
          <w:t>https://www.cloudficient.com/blog/closing-the-context-gap-what-reconstruction-grade-discovery-looks-like-in-practice</w:t>
        </w:r>
      </w:hyperlink>
      <w:r w:rsidRPr="0098734B">
        <w:rPr>
          <w:bCs/>
        </w:rPr>
        <w:t>)</w:t>
      </w:r>
    </w:p>
    <w:p w14:paraId="5490B856" w14:textId="340BFF40" w:rsidR="007179E1" w:rsidRPr="007179E1" w:rsidRDefault="007179E1" w:rsidP="007179E1">
      <w:pPr>
        <w:pStyle w:val="ListBullet"/>
        <w:numPr>
          <w:ilvl w:val="0"/>
          <w:numId w:val="0"/>
        </w:numPr>
        <w:ind w:left="360"/>
        <w:rPr>
          <w:bCs/>
        </w:rPr>
      </w:pPr>
    </w:p>
    <w:p w14:paraId="13FA9B09" w14:textId="77777777" w:rsidR="005819E7" w:rsidRDefault="005819E7" w:rsidP="007179E1">
      <w:pPr>
        <w:pStyle w:val="ListBullet"/>
        <w:numPr>
          <w:ilvl w:val="0"/>
          <w:numId w:val="0"/>
        </w:numPr>
        <w:ind w:left="360"/>
        <w:jc w:val="both"/>
      </w:pPr>
    </w:p>
    <w:p w14:paraId="04D1908B" w14:textId="77777777" w:rsidR="001C7881" w:rsidRDefault="00414E79" w:rsidP="005F01BC">
      <w:pPr>
        <w:jc w:val="both"/>
      </w:pPr>
      <w:r>
        <w:rPr>
          <w:i/>
        </w:rPr>
        <w:t>Note: references are provided for conceptual background. The Reconstruction-Grade requirements in Appendix B are intended to be vendor-neutral and testable.</w:t>
      </w:r>
    </w:p>
    <w:sectPr w:rsidR="001C7881" w:rsidSect="00034616">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AAB8B" w14:textId="77777777" w:rsidR="00D86399" w:rsidRDefault="00D86399">
      <w:pPr>
        <w:spacing w:after="0" w:line="240" w:lineRule="auto"/>
      </w:pPr>
      <w:r>
        <w:separator/>
      </w:r>
    </w:p>
  </w:endnote>
  <w:endnote w:type="continuationSeparator" w:id="0">
    <w:p w14:paraId="61BCA0DE" w14:textId="77777777" w:rsidR="00D86399" w:rsidRDefault="00D86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080C" w14:textId="77777777" w:rsidR="001C7881" w:rsidRDefault="00556074">
    <w:pPr>
      <w:pStyle w:val="Footer"/>
      <w:jc w:val="center"/>
    </w:pPr>
    <w:r>
      <w:rPr>
        <w:noProof/>
      </w:rPr>
      <w:drawing>
        <wp:anchor distT="0" distB="0" distL="114300" distR="114300" simplePos="0" relativeHeight="251657216" behindDoc="0" locked="0" layoutInCell="1" allowOverlap="1" wp14:anchorId="1F867AD7" wp14:editId="052342FB">
          <wp:simplePos x="0" y="0"/>
          <wp:positionH relativeFrom="column">
            <wp:posOffset>0</wp:posOffset>
          </wp:positionH>
          <wp:positionV relativeFrom="paragraph">
            <wp:posOffset>-635</wp:posOffset>
          </wp:positionV>
          <wp:extent cx="1663700" cy="283210"/>
          <wp:effectExtent l="0" t="0" r="0" b="2540"/>
          <wp:wrapNone/>
          <wp:docPr id="84026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3700" cy="283210"/>
                  </a:xfrm>
                  <a:prstGeom prst="rect">
                    <a:avLst/>
                  </a:prstGeom>
                  <a:noFill/>
                </pic:spPr>
              </pic:pic>
            </a:graphicData>
          </a:graphic>
          <wp14:sizeRelH relativeFrom="margin">
            <wp14:pctWidth>0</wp14:pctWidth>
          </wp14:sizeRelH>
          <wp14:sizeRelV relativeFrom="margin">
            <wp14:pctHeight>0</wp14:pctHeight>
          </wp14:sizeRelV>
        </wp:anchor>
      </w:drawing>
    </w:r>
    <w:r w:rsidR="00414E79">
      <w:t xml:space="preserve">Page </w:t>
    </w:r>
    <w:r w:rsidR="00414E79">
      <w:fldChar w:fldCharType="begin"/>
    </w:r>
    <w:r w:rsidR="00414E79">
      <w:instrText>PAGE</w:instrText>
    </w:r>
    <w:r w:rsidR="00414E79">
      <w:fldChar w:fldCharType="separate"/>
    </w:r>
    <w:r w:rsidR="00414E79">
      <w:t>1</w:t>
    </w:r>
    <w:r w:rsidR="00414E79">
      <w:fldChar w:fldCharType="end"/>
    </w:r>
    <w:r w:rsidR="00414E79">
      <w:t xml:space="preserve"> of </w:t>
    </w:r>
    <w:r w:rsidR="00414E79">
      <w:fldChar w:fldCharType="begin"/>
    </w:r>
    <w:r w:rsidR="00414E79">
      <w:instrText>NUMPAGES</w:instrText>
    </w:r>
    <w:r w:rsidR="00414E79">
      <w:fldChar w:fldCharType="separate"/>
    </w:r>
    <w:r w:rsidR="00414E79">
      <w:t>1</w:t>
    </w:r>
    <w:r w:rsidR="00414E7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642B4" w14:textId="77777777" w:rsidR="00D86399" w:rsidRDefault="00D86399">
      <w:pPr>
        <w:spacing w:after="0" w:line="240" w:lineRule="auto"/>
      </w:pPr>
      <w:r>
        <w:separator/>
      </w:r>
    </w:p>
  </w:footnote>
  <w:footnote w:type="continuationSeparator" w:id="0">
    <w:p w14:paraId="61A71170" w14:textId="77777777" w:rsidR="00D86399" w:rsidRDefault="00D86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EF9D" w14:textId="77777777" w:rsidR="001C7881" w:rsidRDefault="00414E79">
    <w:pPr>
      <w:pStyle w:val="Header"/>
      <w:jc w:val="center"/>
    </w:pPr>
    <w:r>
      <w:rPr>
        <w:sz w:val="18"/>
      </w:rPr>
      <w:t>Reconstruction-Grade eDiscovery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58BA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B2BD0"/>
    <w:multiLevelType w:val="multilevel"/>
    <w:tmpl w:val="2CB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1629F"/>
    <w:multiLevelType w:val="hybridMultilevel"/>
    <w:tmpl w:val="5D2A9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96E78F3"/>
    <w:multiLevelType w:val="multilevel"/>
    <w:tmpl w:val="BF8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D43F9"/>
    <w:multiLevelType w:val="multilevel"/>
    <w:tmpl w:val="E44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C066F"/>
    <w:multiLevelType w:val="hybridMultilevel"/>
    <w:tmpl w:val="11AEBB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F1392B"/>
    <w:multiLevelType w:val="multilevel"/>
    <w:tmpl w:val="223A7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7227C"/>
    <w:multiLevelType w:val="hybridMultilevel"/>
    <w:tmpl w:val="8CCA8A0E"/>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1D70BB"/>
    <w:multiLevelType w:val="multilevel"/>
    <w:tmpl w:val="223A7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75995"/>
    <w:multiLevelType w:val="hybridMultilevel"/>
    <w:tmpl w:val="D4AC81BA"/>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F933CB"/>
    <w:multiLevelType w:val="hybridMultilevel"/>
    <w:tmpl w:val="6C7A1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ED5155"/>
    <w:multiLevelType w:val="multilevel"/>
    <w:tmpl w:val="E5B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74503"/>
    <w:multiLevelType w:val="hybridMultilevel"/>
    <w:tmpl w:val="90CA0C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7F28B5"/>
    <w:multiLevelType w:val="multilevel"/>
    <w:tmpl w:val="CA7E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57FC6"/>
    <w:multiLevelType w:val="multilevel"/>
    <w:tmpl w:val="410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7B2FA3"/>
    <w:multiLevelType w:val="multilevel"/>
    <w:tmpl w:val="81B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83541"/>
    <w:multiLevelType w:val="hybridMultilevel"/>
    <w:tmpl w:val="723034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472216"/>
    <w:multiLevelType w:val="multilevel"/>
    <w:tmpl w:val="DF76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F774E9"/>
    <w:multiLevelType w:val="multilevel"/>
    <w:tmpl w:val="223A7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2493A"/>
    <w:multiLevelType w:val="multilevel"/>
    <w:tmpl w:val="E664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05691F"/>
    <w:multiLevelType w:val="multilevel"/>
    <w:tmpl w:val="223A7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51A4C"/>
    <w:multiLevelType w:val="hybridMultilevel"/>
    <w:tmpl w:val="26A02B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AE65ED"/>
    <w:multiLevelType w:val="multilevel"/>
    <w:tmpl w:val="223A7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E2BD3"/>
    <w:multiLevelType w:val="multilevel"/>
    <w:tmpl w:val="223A7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968AE"/>
    <w:multiLevelType w:val="multilevel"/>
    <w:tmpl w:val="569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71196"/>
    <w:multiLevelType w:val="multilevel"/>
    <w:tmpl w:val="C29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025BC"/>
    <w:multiLevelType w:val="hybridMultilevel"/>
    <w:tmpl w:val="C81EDB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7C5FA6"/>
    <w:multiLevelType w:val="multilevel"/>
    <w:tmpl w:val="505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E2711"/>
    <w:multiLevelType w:val="multilevel"/>
    <w:tmpl w:val="EBE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64139"/>
    <w:multiLevelType w:val="multilevel"/>
    <w:tmpl w:val="BD10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D464E"/>
    <w:multiLevelType w:val="hybridMultilevel"/>
    <w:tmpl w:val="B4B06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79D1C46"/>
    <w:multiLevelType w:val="multilevel"/>
    <w:tmpl w:val="A062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45EA4"/>
    <w:multiLevelType w:val="multilevel"/>
    <w:tmpl w:val="FAF8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60D22"/>
    <w:multiLevelType w:val="multilevel"/>
    <w:tmpl w:val="F22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C0681"/>
    <w:multiLevelType w:val="hybridMultilevel"/>
    <w:tmpl w:val="4EF22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8A2214"/>
    <w:multiLevelType w:val="hybridMultilevel"/>
    <w:tmpl w:val="35E02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6184253">
    <w:abstractNumId w:val="8"/>
  </w:num>
  <w:num w:numId="2" w16cid:durableId="788938874">
    <w:abstractNumId w:val="6"/>
  </w:num>
  <w:num w:numId="3" w16cid:durableId="1095446046">
    <w:abstractNumId w:val="5"/>
  </w:num>
  <w:num w:numId="4" w16cid:durableId="1622492785">
    <w:abstractNumId w:val="4"/>
  </w:num>
  <w:num w:numId="5" w16cid:durableId="1107967237">
    <w:abstractNumId w:val="7"/>
  </w:num>
  <w:num w:numId="6" w16cid:durableId="2094157273">
    <w:abstractNumId w:val="3"/>
  </w:num>
  <w:num w:numId="7" w16cid:durableId="1842040117">
    <w:abstractNumId w:val="2"/>
  </w:num>
  <w:num w:numId="8" w16cid:durableId="1857765367">
    <w:abstractNumId w:val="1"/>
  </w:num>
  <w:num w:numId="9" w16cid:durableId="407969462">
    <w:abstractNumId w:val="0"/>
  </w:num>
  <w:num w:numId="10" w16cid:durableId="246768110">
    <w:abstractNumId w:val="20"/>
  </w:num>
  <w:num w:numId="11" w16cid:durableId="1841852430">
    <w:abstractNumId w:val="13"/>
  </w:num>
  <w:num w:numId="12" w16cid:durableId="1845707014">
    <w:abstractNumId w:val="24"/>
  </w:num>
  <w:num w:numId="13" w16cid:durableId="1929459653">
    <w:abstractNumId w:val="33"/>
  </w:num>
  <w:num w:numId="14" w16cid:durableId="971251498">
    <w:abstractNumId w:val="27"/>
  </w:num>
  <w:num w:numId="15" w16cid:durableId="1112096375">
    <w:abstractNumId w:val="12"/>
  </w:num>
  <w:num w:numId="16" w16cid:durableId="1206915012">
    <w:abstractNumId w:val="11"/>
  </w:num>
  <w:num w:numId="17" w16cid:durableId="330106531">
    <w:abstractNumId w:val="39"/>
  </w:num>
  <w:num w:numId="18" w16cid:durableId="834568177">
    <w:abstractNumId w:val="32"/>
  </w:num>
  <w:num w:numId="19" w16cid:durableId="692414500">
    <w:abstractNumId w:val="19"/>
  </w:num>
  <w:num w:numId="20" w16cid:durableId="370691718">
    <w:abstractNumId w:val="18"/>
  </w:num>
  <w:num w:numId="21" w16cid:durableId="951208876">
    <w:abstractNumId w:val="15"/>
  </w:num>
  <w:num w:numId="22" w16cid:durableId="1399789292">
    <w:abstractNumId w:val="36"/>
  </w:num>
  <w:num w:numId="23" w16cid:durableId="1582251321">
    <w:abstractNumId w:val="42"/>
  </w:num>
  <w:num w:numId="24" w16cid:durableId="1942951496">
    <w:abstractNumId w:val="17"/>
  </w:num>
  <w:num w:numId="25" w16cid:durableId="764882484">
    <w:abstractNumId w:val="37"/>
  </w:num>
  <w:num w:numId="26" w16cid:durableId="217323859">
    <w:abstractNumId w:val="29"/>
  </w:num>
  <w:num w:numId="27" w16cid:durableId="1944680082">
    <w:abstractNumId w:val="21"/>
  </w:num>
  <w:num w:numId="28" w16cid:durableId="2127043944">
    <w:abstractNumId w:val="34"/>
  </w:num>
  <w:num w:numId="29" w16cid:durableId="1519583577">
    <w:abstractNumId w:val="23"/>
  </w:num>
  <w:num w:numId="30" w16cid:durableId="1022590790">
    <w:abstractNumId w:val="25"/>
  </w:num>
  <w:num w:numId="31" w16cid:durableId="1889951860">
    <w:abstractNumId w:val="40"/>
  </w:num>
  <w:num w:numId="32" w16cid:durableId="676923558">
    <w:abstractNumId w:val="43"/>
  </w:num>
  <w:num w:numId="33" w16cid:durableId="384647265">
    <w:abstractNumId w:val="35"/>
  </w:num>
  <w:num w:numId="34" w16cid:durableId="119960269">
    <w:abstractNumId w:val="9"/>
  </w:num>
  <w:num w:numId="35" w16cid:durableId="1248732670">
    <w:abstractNumId w:val="41"/>
  </w:num>
  <w:num w:numId="36" w16cid:durableId="858663491">
    <w:abstractNumId w:val="22"/>
  </w:num>
  <w:num w:numId="37" w16cid:durableId="1743024115">
    <w:abstractNumId w:val="31"/>
  </w:num>
  <w:num w:numId="38" w16cid:durableId="566694315">
    <w:abstractNumId w:val="14"/>
  </w:num>
  <w:num w:numId="39" w16cid:durableId="1696687011">
    <w:abstractNumId w:val="26"/>
  </w:num>
  <w:num w:numId="40" w16cid:durableId="643968948">
    <w:abstractNumId w:val="30"/>
  </w:num>
  <w:num w:numId="41" w16cid:durableId="521280023">
    <w:abstractNumId w:val="16"/>
  </w:num>
  <w:num w:numId="42" w16cid:durableId="1031952818">
    <w:abstractNumId w:val="28"/>
  </w:num>
  <w:num w:numId="43" w16cid:durableId="1875658442">
    <w:abstractNumId w:val="10"/>
  </w:num>
  <w:num w:numId="44" w16cid:durableId="1085496262">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 Feher">
    <w15:presenceInfo w15:providerId="AD" w15:userId="S::adam.feher@cloudficient.com::db8421bf-c7b9-475d-aff7-ad85af445d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D54"/>
    <w:rsid w:val="0006063C"/>
    <w:rsid w:val="00070C7B"/>
    <w:rsid w:val="00084C13"/>
    <w:rsid w:val="000B1B4E"/>
    <w:rsid w:val="00146063"/>
    <w:rsid w:val="0015074B"/>
    <w:rsid w:val="001507B6"/>
    <w:rsid w:val="00162548"/>
    <w:rsid w:val="001C7881"/>
    <w:rsid w:val="001E0BBF"/>
    <w:rsid w:val="001F1D51"/>
    <w:rsid w:val="00212406"/>
    <w:rsid w:val="00271173"/>
    <w:rsid w:val="0029639D"/>
    <w:rsid w:val="002C2E70"/>
    <w:rsid w:val="00326F90"/>
    <w:rsid w:val="00387EB4"/>
    <w:rsid w:val="00392F48"/>
    <w:rsid w:val="003D171A"/>
    <w:rsid w:val="003F5E15"/>
    <w:rsid w:val="00414E79"/>
    <w:rsid w:val="00461DFB"/>
    <w:rsid w:val="00492EAF"/>
    <w:rsid w:val="00556074"/>
    <w:rsid w:val="005819E7"/>
    <w:rsid w:val="005D1C0E"/>
    <w:rsid w:val="005F01BC"/>
    <w:rsid w:val="005F4AF4"/>
    <w:rsid w:val="0060380E"/>
    <w:rsid w:val="006152C2"/>
    <w:rsid w:val="00646F30"/>
    <w:rsid w:val="0065292A"/>
    <w:rsid w:val="00683D42"/>
    <w:rsid w:val="00693078"/>
    <w:rsid w:val="006F239E"/>
    <w:rsid w:val="007179E1"/>
    <w:rsid w:val="007211A2"/>
    <w:rsid w:val="00743B47"/>
    <w:rsid w:val="00753EA6"/>
    <w:rsid w:val="0077258D"/>
    <w:rsid w:val="00787D65"/>
    <w:rsid w:val="007A21F5"/>
    <w:rsid w:val="007D67E8"/>
    <w:rsid w:val="007E3C16"/>
    <w:rsid w:val="008B2660"/>
    <w:rsid w:val="008C47A7"/>
    <w:rsid w:val="0098734B"/>
    <w:rsid w:val="00A0425F"/>
    <w:rsid w:val="00A10686"/>
    <w:rsid w:val="00A44B43"/>
    <w:rsid w:val="00A6634A"/>
    <w:rsid w:val="00A8104F"/>
    <w:rsid w:val="00AA1D8D"/>
    <w:rsid w:val="00AB058A"/>
    <w:rsid w:val="00AB7EC5"/>
    <w:rsid w:val="00B47730"/>
    <w:rsid w:val="00C113F1"/>
    <w:rsid w:val="00C610E7"/>
    <w:rsid w:val="00C66EFC"/>
    <w:rsid w:val="00C74158"/>
    <w:rsid w:val="00CB0664"/>
    <w:rsid w:val="00CB5547"/>
    <w:rsid w:val="00D44220"/>
    <w:rsid w:val="00D50BEC"/>
    <w:rsid w:val="00D86399"/>
    <w:rsid w:val="00DA174D"/>
    <w:rsid w:val="00E14C02"/>
    <w:rsid w:val="00E54D8B"/>
    <w:rsid w:val="00E863AF"/>
    <w:rsid w:val="00F33F89"/>
    <w:rsid w:val="00FC3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FAFFD"/>
  <w14:defaultImageDpi w14:val="300"/>
  <w15:docId w15:val="{DA7C746E-23B1-4856-8E51-C12F1000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D42"/>
  </w:style>
  <w:style w:type="paragraph" w:styleId="Heading1">
    <w:name w:val="heading 1"/>
    <w:basedOn w:val="Normal"/>
    <w:next w:val="Normal"/>
    <w:link w:val="Heading1Char"/>
    <w:uiPriority w:val="9"/>
    <w:qFormat/>
    <w:rsid w:val="00683D42"/>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683D42"/>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683D4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683D42"/>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683D42"/>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683D42"/>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683D42"/>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683D4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683D4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683D42"/>
    <w:pPr>
      <w:spacing w:after="0" w:line="240" w:lineRule="auto"/>
    </w:pPr>
  </w:style>
  <w:style w:type="character" w:customStyle="1" w:styleId="Heading1Char">
    <w:name w:val="Heading 1 Char"/>
    <w:basedOn w:val="DefaultParagraphFont"/>
    <w:link w:val="Heading1"/>
    <w:uiPriority w:val="9"/>
    <w:rsid w:val="00683D42"/>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683D42"/>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683D42"/>
    <w:rPr>
      <w:rFonts w:asciiTheme="majorHAnsi" w:eastAsiaTheme="majorEastAsia" w:hAnsiTheme="majorHAnsi" w:cstheme="majorBidi"/>
      <w:color w:val="404040" w:themeColor="text1" w:themeTint="BF"/>
      <w:sz w:val="26"/>
      <w:szCs w:val="26"/>
    </w:rPr>
  </w:style>
  <w:style w:type="paragraph" w:styleId="Title">
    <w:name w:val="Title"/>
    <w:basedOn w:val="Normal"/>
    <w:next w:val="Normal"/>
    <w:link w:val="TitleChar"/>
    <w:uiPriority w:val="10"/>
    <w:qFormat/>
    <w:rsid w:val="00683D42"/>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0"/>
    <w:rsid w:val="00683D42"/>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683D4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683D42"/>
    <w:rPr>
      <w:rFonts w:asciiTheme="majorHAnsi" w:eastAsiaTheme="majorEastAsia" w:hAnsiTheme="majorHAnsi" w:cstheme="majorBidi"/>
      <w:color w:val="404040" w:themeColor="text1" w:themeTint="BF"/>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83D42"/>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683D42"/>
    <w:rPr>
      <w:i/>
      <w:iCs/>
    </w:rPr>
  </w:style>
  <w:style w:type="character" w:customStyle="1" w:styleId="Heading4Char">
    <w:name w:val="Heading 4 Char"/>
    <w:basedOn w:val="DefaultParagraphFont"/>
    <w:link w:val="Heading4"/>
    <w:uiPriority w:val="9"/>
    <w:semiHidden/>
    <w:rsid w:val="00683D42"/>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683D42"/>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683D42"/>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683D42"/>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683D42"/>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683D42"/>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683D42"/>
    <w:pPr>
      <w:spacing w:line="240" w:lineRule="auto"/>
    </w:pPr>
    <w:rPr>
      <w:b/>
      <w:bCs/>
      <w:color w:val="404040" w:themeColor="text1" w:themeTint="BF"/>
      <w:sz w:val="20"/>
      <w:szCs w:val="20"/>
    </w:rPr>
  </w:style>
  <w:style w:type="character" w:styleId="Strong">
    <w:name w:val="Strong"/>
    <w:basedOn w:val="DefaultParagraphFont"/>
    <w:uiPriority w:val="22"/>
    <w:qFormat/>
    <w:rsid w:val="00683D42"/>
    <w:rPr>
      <w:b/>
      <w:bCs/>
    </w:rPr>
  </w:style>
  <w:style w:type="character" w:styleId="Emphasis">
    <w:name w:val="Emphasis"/>
    <w:basedOn w:val="DefaultParagraphFont"/>
    <w:uiPriority w:val="20"/>
    <w:qFormat/>
    <w:rsid w:val="00683D42"/>
    <w:rPr>
      <w:i/>
      <w:iCs/>
    </w:rPr>
  </w:style>
  <w:style w:type="paragraph" w:styleId="IntenseQuote">
    <w:name w:val="Intense Quote"/>
    <w:basedOn w:val="Normal"/>
    <w:next w:val="Normal"/>
    <w:link w:val="IntenseQuoteChar"/>
    <w:uiPriority w:val="30"/>
    <w:qFormat/>
    <w:rsid w:val="00683D42"/>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683D42"/>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683D42"/>
    <w:rPr>
      <w:i/>
      <w:iCs/>
      <w:color w:val="595959" w:themeColor="text1" w:themeTint="A6"/>
    </w:rPr>
  </w:style>
  <w:style w:type="character" w:styleId="IntenseEmphasis">
    <w:name w:val="Intense Emphasis"/>
    <w:basedOn w:val="DefaultParagraphFont"/>
    <w:uiPriority w:val="21"/>
    <w:qFormat/>
    <w:rsid w:val="00683D42"/>
    <w:rPr>
      <w:b/>
      <w:bCs/>
      <w:i/>
      <w:iCs/>
    </w:rPr>
  </w:style>
  <w:style w:type="character" w:styleId="SubtleReference">
    <w:name w:val="Subtle Reference"/>
    <w:basedOn w:val="DefaultParagraphFont"/>
    <w:uiPriority w:val="31"/>
    <w:qFormat/>
    <w:rsid w:val="00683D42"/>
    <w:rPr>
      <w:smallCaps/>
      <w:color w:val="404040" w:themeColor="text1" w:themeTint="BF"/>
    </w:rPr>
  </w:style>
  <w:style w:type="character" w:styleId="IntenseReference">
    <w:name w:val="Intense Reference"/>
    <w:basedOn w:val="DefaultParagraphFont"/>
    <w:uiPriority w:val="32"/>
    <w:qFormat/>
    <w:rsid w:val="00683D42"/>
    <w:rPr>
      <w:b/>
      <w:bCs/>
      <w:smallCaps/>
      <w:u w:val="single"/>
    </w:rPr>
  </w:style>
  <w:style w:type="character" w:styleId="BookTitle">
    <w:name w:val="Book Title"/>
    <w:basedOn w:val="DefaultParagraphFont"/>
    <w:uiPriority w:val="33"/>
    <w:qFormat/>
    <w:rsid w:val="00683D42"/>
    <w:rPr>
      <w:b/>
      <w:bCs/>
      <w:smallCaps/>
    </w:rPr>
  </w:style>
  <w:style w:type="paragraph" w:styleId="TOCHeading">
    <w:name w:val="TOC Heading"/>
    <w:basedOn w:val="Heading1"/>
    <w:next w:val="Normal"/>
    <w:uiPriority w:val="39"/>
    <w:unhideWhenUsed/>
    <w:qFormat/>
    <w:rsid w:val="00683D4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83D42"/>
    <w:pPr>
      <w:spacing w:after="100"/>
    </w:pPr>
  </w:style>
  <w:style w:type="paragraph" w:styleId="TOC2">
    <w:name w:val="toc 2"/>
    <w:basedOn w:val="Normal"/>
    <w:next w:val="Normal"/>
    <w:autoRedefine/>
    <w:uiPriority w:val="39"/>
    <w:unhideWhenUsed/>
    <w:rsid w:val="00683D42"/>
    <w:pPr>
      <w:spacing w:after="100"/>
      <w:ind w:left="210"/>
    </w:pPr>
  </w:style>
  <w:style w:type="character" w:styleId="Hyperlink">
    <w:name w:val="Hyperlink"/>
    <w:basedOn w:val="DefaultParagraphFont"/>
    <w:uiPriority w:val="99"/>
    <w:unhideWhenUsed/>
    <w:rsid w:val="00683D42"/>
    <w:rPr>
      <w:color w:val="0000FF" w:themeColor="hyperlink"/>
      <w:u w:val="single"/>
    </w:rPr>
  </w:style>
  <w:style w:type="paragraph" w:styleId="NormalWeb">
    <w:name w:val="Normal (Web)"/>
    <w:basedOn w:val="Normal"/>
    <w:uiPriority w:val="99"/>
    <w:semiHidden/>
    <w:unhideWhenUsed/>
    <w:rsid w:val="0069307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819E7"/>
    <w:rPr>
      <w:color w:val="605E5C"/>
      <w:shd w:val="clear" w:color="auto" w:fill="E1DFDD"/>
    </w:rPr>
  </w:style>
  <w:style w:type="character" w:customStyle="1" w:styleId="hscoswrapper">
    <w:name w:val="hs_cos_wrapper"/>
    <w:basedOn w:val="DefaultParagraphFont"/>
    <w:rsid w:val="007179E1"/>
  </w:style>
  <w:style w:type="paragraph" w:styleId="TOC3">
    <w:name w:val="toc 3"/>
    <w:basedOn w:val="Normal"/>
    <w:next w:val="Normal"/>
    <w:autoRedefine/>
    <w:uiPriority w:val="39"/>
    <w:unhideWhenUsed/>
    <w:rsid w:val="0098734B"/>
    <w:pPr>
      <w:spacing w:after="100"/>
      <w:ind w:left="420"/>
    </w:pPr>
  </w:style>
  <w:style w:type="paragraph" w:styleId="Revision">
    <w:name w:val="Revision"/>
    <w:hidden/>
    <w:uiPriority w:val="99"/>
    <w:semiHidden/>
    <w:rsid w:val="007A21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18" Type="http://schemas.openxmlformats.org/officeDocument/2006/relationships/hyperlink" Target="https://www.cloudficient.com/blog/why-identification-is-the-nexus-of-defensibility-in-ediscover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loudficient.com/blog/closing-the-context-gap-what-reconstruction-grade-discovery-looks-like-in-practice"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www.cloudficient.com/blog/the-context-gap-why-traditional-ediscovery-cant-explain-what-happened"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cloudficient.com/blog/introducing-context-aware-ediscovery-why-modern-data-requires-a-modern-approach" TargetMode="External"/><Relationship Id="rId20" Type="http://schemas.openxmlformats.org/officeDocument/2006/relationships/hyperlink" Target="https://www.cloudficient.com/blog/why-microsoft-365-breaks-traditional-ediscovery-assump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footer" Target="footer1.xml"/><Relationship Id="rId10" Type="http://schemas.openxmlformats.org/officeDocument/2006/relationships/package" Target="embeddings/Microsoft_Visio_Drawing.vsdx"/><Relationship Id="rId19" Type="http://schemas.openxmlformats.org/officeDocument/2006/relationships/hyperlink" Target="https://www.cloudficient.com/blog/why-inference-is-not-defensibility-the-case-for-reconstruction-grade-ediscovery"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46</Pages>
  <Words>12372</Words>
  <Characters>70527</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Feher</cp:lastModifiedBy>
  <cp:revision>12</cp:revision>
  <cp:lastPrinted>2026-02-28T12:58:00Z</cp:lastPrinted>
  <dcterms:created xsi:type="dcterms:W3CDTF">2026-02-28T13:05:00Z</dcterms:created>
  <dcterms:modified xsi:type="dcterms:W3CDTF">2026-03-01T19:06:00Z</dcterms:modified>
  <cp:category/>
</cp:coreProperties>
</file>